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86D" w:rsidRDefault="00906B88" w14:paraId="512A5D31" w14:textId="67A46913">
      <w:pPr>
        <w:pStyle w:val="Heading1"/>
      </w:pPr>
      <w:bookmarkStart w:name="power-pressure-choice-game-content-flow" w:id="0"/>
      <w:r w:rsidRPr="00906B88">
        <w:t>Shaping Change: Building strong roots for safety</w:t>
      </w:r>
      <w:r w:rsidRPr="00906B88" w:rsidR="00295E1A">
        <w:t>- Interactive</w:t>
      </w:r>
      <w:r w:rsidRPr="00906B88">
        <w:t xml:space="preserve"> Scenario (Migration Pressure)</w:t>
      </w:r>
      <w:r>
        <w:t xml:space="preserve"> Game Content &amp; Flow</w:t>
      </w:r>
    </w:p>
    <w:p w:rsidR="0033786D" w:rsidRDefault="0028467E" w14:paraId="614601C2" w14:textId="77777777">
      <w:pPr>
        <w:pStyle w:val="Heading3"/>
      </w:pPr>
      <w:bookmarkStart w:name="X3768f9c883c836dea70d8b81cf052ee3ed4a259" w:id="1"/>
      <w:r>
        <w:t>For confirmation and approval by the Education &amp; PVAW teams</w:t>
      </w:r>
    </w:p>
    <w:p w:rsidR="0033786D" w:rsidRDefault="0028467E" w14:paraId="55BE4AF7" w14:textId="77777777">
      <w:pPr>
        <w:pStyle w:val="FirstParagraph"/>
      </w:pPr>
      <w:r>
        <w:rPr>
          <w:i/>
          <w:iCs/>
        </w:rPr>
        <w:t xml:space="preserve">At the start of this project, this document sets out how we </w:t>
      </w:r>
      <w:r>
        <w:rPr>
          <w:b/>
          <w:bCs/>
          <w:i/>
          <w:iCs/>
        </w:rPr>
        <w:t>propose</w:t>
      </w:r>
      <w:r>
        <w:rPr>
          <w:i/>
          <w:iCs/>
        </w:rPr>
        <w:t xml:space="preserve"> to turn the finalised Blueprint (Migration Pressure — </w:t>
      </w:r>
      <w:r w:rsidRPr="00B94359">
        <w:rPr>
          <w:i/>
          <w:iCs/>
          <w:highlight w:val="yellow"/>
        </w:rPr>
        <w:t>“Mr. </w:t>
      </w:r>
      <w:commentRangeStart w:id="2"/>
      <w:commentRangeStart w:id="2121291451"/>
      <w:commentRangeStart w:id="2109370682"/>
      <w:r w:rsidRPr="00B94359">
        <w:rPr>
          <w:i/>
          <w:iCs/>
          <w:highlight w:val="yellow"/>
        </w:rPr>
        <w:t>Alpha</w:t>
      </w:r>
      <w:commentRangeEnd w:id="2"/>
      <w:r w:rsidR="00B94359">
        <w:rPr>
          <w:rStyle w:val="CommentReference"/>
        </w:rPr>
        <w:commentReference w:id="2"/>
      </w:r>
      <w:commentRangeEnd w:id="2121291451"/>
      <w:r>
        <w:rPr>
          <w:rStyle w:val="CommentReference"/>
        </w:rPr>
        <w:commentReference w:id="2121291451"/>
      </w:r>
      <w:commentRangeEnd w:id="2109370682"/>
      <w:r>
        <w:rPr>
          <w:rStyle w:val="CommentReference"/>
        </w:rPr>
        <w:commentReference w:id="2109370682"/>
      </w:r>
      <w:r w:rsidRPr="00B94359">
        <w:rPr>
          <w:i/>
          <w:iCs/>
          <w:highlight w:val="yellow"/>
        </w:rPr>
        <w:t>”</w:t>
      </w:r>
      <w:r>
        <w:rPr>
          <w:i/>
          <w:iCs/>
        </w:rPr>
        <w:t xml:space="preserve">) into the interactive activity. It describes the full journey </w:t>
      </w:r>
      <w:commentRangeStart w:id="3"/>
      <w:r w:rsidRPr="00673439">
        <w:rPr>
          <w:i/>
          <w:iCs/>
          <w:highlight w:val="yellow"/>
        </w:rPr>
        <w:t>in words</w:t>
      </w:r>
      <w:commentRangeEnd w:id="3"/>
      <w:r w:rsidR="00582EB2">
        <w:rPr>
          <w:rStyle w:val="CommentReference"/>
        </w:rPr>
        <w:commentReference w:id="3"/>
      </w:r>
      <w:r>
        <w:rPr>
          <w:i/>
          <w:iCs/>
        </w:rPr>
        <w:t xml:space="preserve"> — every screen, choice and message — so you can confirm the design matches your intent </w:t>
      </w:r>
      <w:r>
        <w:rPr>
          <w:b/>
          <w:bCs/>
          <w:i/>
          <w:iCs/>
        </w:rPr>
        <w:t>before we build</w:t>
      </w:r>
      <w:r>
        <w:rPr>
          <w:i/>
          <w:iCs/>
        </w:rPr>
        <w:t xml:space="preserve">. Please review, mark anything you’d like changed, and give the go‑ahead (a sign‑off section is at the end). </w:t>
      </w:r>
      <w:r>
        <w:rPr>
          <w:b/>
          <w:bCs/>
          <w:i/>
          <w:iCs/>
        </w:rPr>
        <w:t>Section 7</w:t>
      </w:r>
      <w:r>
        <w:rPr>
          <w:i/>
          <w:iCs/>
        </w:rPr>
        <w:t xml:space="preserve"> records the content decisions you’ve already confirmed; </w:t>
      </w:r>
      <w:r>
        <w:rPr>
          <w:b/>
          <w:bCs/>
          <w:i/>
          <w:iCs/>
        </w:rPr>
        <w:t>Section 8</w:t>
      </w:r>
      <w:r>
        <w:rPr>
          <w:i/>
          <w:iCs/>
        </w:rPr>
        <w:t xml:space="preserve"> sets out a few further design proposals from the manager review (two need PVAW sign‑off); </w:t>
      </w:r>
      <w:r>
        <w:rPr>
          <w:b/>
          <w:bCs/>
          <w:i/>
          <w:iCs/>
        </w:rPr>
        <w:t>Section 9</w:t>
      </w:r>
      <w:r>
        <w:rPr>
          <w:i/>
          <w:iCs/>
        </w:rPr>
        <w:t xml:space="preserve"> covers the planned voiceover. The only content item still to finalise is the exact statistics wording.</w:t>
      </w:r>
    </w:p>
    <w:p w:rsidR="0033786D" w:rsidRDefault="0028467E" w14:paraId="004EB742" w14:textId="77777777">
      <w:r>
        <w:pict w14:anchorId="21B4199A">
          <v:rect id="_x0000_i1025" style="width:0;height:1.5pt" o:hr="t" o:hrstd="t" o:hralign="center"/>
        </w:pict>
      </w:r>
    </w:p>
    <w:p w:rsidR="0033786D" w:rsidRDefault="0028467E" w14:paraId="66D90410" w14:textId="77777777">
      <w:pPr>
        <w:pStyle w:val="Heading2"/>
      </w:pPr>
      <w:bookmarkStart w:name="purpose-of-the-activity" w:id="4"/>
      <w:bookmarkEnd w:id="1"/>
      <w:r>
        <w:t>1. Purpose of the activity</w:t>
      </w:r>
    </w:p>
    <w:p w:rsidR="0033786D" w:rsidRDefault="0028467E" w14:paraId="2E7DD6A5" w14:textId="77777777">
      <w:pPr>
        <w:pStyle w:val="FirstParagraph"/>
      </w:pPr>
      <w:r>
        <w:t xml:space="preserve">A short, self‑paced, reflective web activity that supports our violence‑prevention work. It follows one man </w:t>
      </w:r>
      <w:r w:rsidRPr="00B94359">
        <w:rPr>
          <w:highlight w:val="yellow"/>
        </w:rPr>
        <w:t xml:space="preserve">— </w:t>
      </w:r>
      <w:r w:rsidRPr="00B94359">
        <w:rPr>
          <w:b/>
          <w:bCs/>
          <w:highlight w:val="yellow"/>
        </w:rPr>
        <w:t>Mr. Alpha</w:t>
      </w:r>
      <w:r>
        <w:t xml:space="preserve"> — through the pressures of migration and settlement, and invites the player to help him respond as a leader. It rests on a simple idea:</w:t>
      </w:r>
    </w:p>
    <w:p w:rsidR="0033786D" w:rsidRDefault="0028467E" w14:paraId="2CA05155" w14:textId="77777777">
      <w:pPr>
        <w:pStyle w:val="BlockText"/>
      </w:pPr>
      <w:r>
        <w:rPr>
          <w:b/>
          <w:bCs/>
        </w:rPr>
        <w:t>The same pressures can grow very different outcomes. What changes the outcome is the beliefs a man holds, how he responds, and whether he leads.</w:t>
      </w:r>
    </w:p>
    <w:p w:rsidR="0033786D" w:rsidRDefault="0028467E" w14:paraId="1D5CF81B" w14:textId="77777777">
      <w:pPr>
        <w:pStyle w:val="Compact"/>
        <w:numPr>
          <w:ilvl w:val="0"/>
          <w:numId w:val="2"/>
        </w:numPr>
      </w:pPr>
      <w:r>
        <w:rPr>
          <w:b/>
          <w:bCs/>
        </w:rPr>
        <w:t>Audience:</w:t>
      </w:r>
      <w:r>
        <w:t xml:space="preserve"> migrant‑community men; EAL learners (simple English); male community leaders. Self‑paced, no login, works on a phone or computer.</w:t>
      </w:r>
    </w:p>
    <w:p w:rsidR="0033786D" w:rsidRDefault="0028467E" w14:paraId="12A6EF90" w14:textId="77777777">
      <w:pPr>
        <w:pStyle w:val="Compact"/>
        <w:numPr>
          <w:ilvl w:val="0"/>
          <w:numId w:val="2"/>
        </w:numPr>
      </w:pPr>
      <w:r>
        <w:rPr>
          <w:b/>
          <w:bCs/>
        </w:rPr>
        <w:t>Approach:</w:t>
      </w:r>
      <w:r>
        <w:t xml:space="preserve"> </w:t>
      </w:r>
      <w:r>
        <w:rPr>
          <w:b/>
          <w:bCs/>
        </w:rPr>
        <w:t>primary prevention.</w:t>
      </w:r>
      <w:r>
        <w:t xml:space="preserve"> It is non‑judgemental — </w:t>
      </w:r>
      <w:r>
        <w:rPr>
          <w:i/>
          <w:iCs/>
        </w:rPr>
        <w:t>“understand patterns, not blame people or culture.”</w:t>
      </w:r>
      <w:r>
        <w:t xml:space="preserve"> It does not depict violence; it focuses on safety, equity and respect in the home as core values.</w:t>
      </w:r>
    </w:p>
    <w:p w:rsidR="0033786D" w:rsidRDefault="0028467E" w14:paraId="2941334B" w14:textId="77777777">
      <w:pPr>
        <w:pStyle w:val="Compact"/>
        <w:numPr>
          <w:ilvl w:val="0"/>
          <w:numId w:val="2"/>
        </w:numPr>
        <w:rPr>
          <w:ins w:author="Thuy Reynolds" w:date="2026-07-13T14:35:00Z" w16du:dateUtc="2026-07-13T04:35:00Z" w:id="5"/>
        </w:rPr>
      </w:pPr>
      <w:r>
        <w:rPr>
          <w:b/>
          <w:bCs/>
        </w:rPr>
        <w:t>Tone:</w:t>
      </w:r>
      <w:r>
        <w:t xml:space="preserve"> hopeful and practical. The player is positioned as a </w:t>
      </w:r>
      <w:r>
        <w:rPr>
          <w:b/>
          <w:bCs/>
        </w:rPr>
        <w:t>leader of positive change</w:t>
      </w:r>
      <w:r>
        <w:t>, never lectured.</w:t>
      </w:r>
    </w:p>
    <w:p w:rsidR="00A15173" w:rsidRDefault="006060E0" w14:paraId="0F1B6D21" w14:textId="4330A684">
      <w:pPr>
        <w:pStyle w:val="ListParagraph"/>
        <w:numPr>
          <w:ilvl w:val="0"/>
          <w:numId w:val="12"/>
        </w:numPr>
        <w:pPrChange w:author="Thuy Reynolds" w:date="2026-07-13T14:38:00Z" w16du:dateUtc="2026-07-13T04:38:00Z" w:id="6">
          <w:pPr>
            <w:pStyle w:val="Compact"/>
            <w:numPr>
              <w:numId w:val="2"/>
            </w:numPr>
            <w:ind w:left="720" w:hanging="360"/>
          </w:pPr>
        </w:pPrChange>
      </w:pPr>
      <w:ins w:author="Thuy Reynolds" w:date="2026-07-13T14:47:00Z" w:id="7">
        <w:r w:rsidRPr="006060E0">
          <w:rPr>
            <w:rPrChange w:author="Thuy Reynolds" w:date="2026-07-13T14:47:00Z" w16du:dateUtc="2026-07-13T04:47:00Z" w:id="8">
              <w:rPr>
                <w:b/>
                <w:bCs/>
              </w:rPr>
            </w:rPrChange>
          </w:rPr>
          <w:t>Session Participation Tracking</w:t>
        </w:r>
      </w:ins>
      <w:ins w:author="Thuy Reynolds" w:date="2026-07-13T14:47:00Z" w16du:dateUtc="2026-07-13T04:47:00Z" w:id="9">
        <w:r>
          <w:t xml:space="preserve">: </w:t>
        </w:r>
      </w:ins>
      <w:ins w:author="Thuy Reynolds" w:date="2026-07-13T14:38:00Z" w16du:dateUtc="2026-07-13T04:38:00Z" w:id="10">
        <w:r w:rsidR="00671DF8">
          <w:t>Capture number of participants, the amount of time</w:t>
        </w:r>
      </w:ins>
    </w:p>
    <w:p w:rsidR="0033786D" w:rsidRDefault="0028467E" w14:paraId="45597EC4" w14:textId="77777777">
      <w:r>
        <w:pict w14:anchorId="1546E93D">
          <v:rect id="_x0000_i1026" style="width:0;height:1.5pt" o:hr="t" o:hrstd="t" o:hralign="center"/>
        </w:pict>
      </w:r>
    </w:p>
    <w:p w:rsidR="0033786D" w:rsidRDefault="0028467E" w14:paraId="1560F9BA" w14:textId="77777777">
      <w:pPr>
        <w:pStyle w:val="Heading2"/>
      </w:pPr>
      <w:bookmarkStart w:name="how-it-works-the-tree" w:id="11"/>
      <w:bookmarkEnd w:id="4"/>
      <w:r>
        <w:t>2. How it works — the tree</w:t>
      </w:r>
    </w:p>
    <w:p w:rsidR="0033786D" w:rsidRDefault="0028467E" w14:paraId="445903DA" w14:textId="77777777">
      <w:pPr>
        <w:pStyle w:val="FirstParagraph"/>
      </w:pPr>
      <w:r>
        <w:t xml:space="preserve">The whole activity uses one picture: </w:t>
      </w:r>
      <w:r>
        <w:rPr>
          <w:b/>
          <w:bCs/>
        </w:rPr>
        <w:t>a tree</w:t>
      </w:r>
      <w:r>
        <w:t>. As the story unfolds, the tree on screen changes to reflect what is happening.</w:t>
      </w:r>
    </w:p>
    <w:tbl>
      <w:tblPr>
        <w:tblStyle w:val="Table"/>
        <w:tblW w:w="0" w:type="auto"/>
        <w:jc w:val="center"/>
        <w:tblBorders>
          <w:top w:val="single" w:color="C3CCD3" w:sz="4" w:space="0"/>
          <w:left w:val="single" w:color="C3CCD3" w:sz="4" w:space="0"/>
          <w:bottom w:val="single" w:color="C3CCD3" w:sz="4" w:space="0"/>
          <w:right w:val="single" w:color="C3CCD3" w:sz="4" w:space="0"/>
          <w:insideH w:val="single" w:color="C3CCD3" w:sz="4" w:space="0"/>
          <w:insideV w:val="single" w:color="C3CCD3" w:sz="4" w:space="0"/>
        </w:tblBorders>
        <w:tblLayout w:type="fixed"/>
        <w:tblCellMar>
          <w:top w:w="40" w:type="dxa"/>
          <w:left w:w="90" w:type="dxa"/>
          <w:bottom w:w="40" w:type="dxa"/>
          <w:right w:w="90" w:type="dxa"/>
        </w:tblCellMar>
        <w:tblLook w:val="0020" w:firstRow="1" w:lastRow="0" w:firstColumn="0" w:lastColumn="0" w:noHBand="0" w:noVBand="0"/>
      </w:tblPr>
      <w:tblGrid>
        <w:gridCol w:w="2275"/>
        <w:gridCol w:w="7661"/>
      </w:tblGrid>
      <w:tr w:rsidR="0033786D" w:rsidTr="0033786D" w14:paraId="3366387B" w14:textId="77777777">
        <w:trPr>
          <w:cnfStyle w:val="100000000000" w:firstRow="1" w:lastRow="0" w:firstColumn="0" w:lastColumn="0" w:oddVBand="0" w:evenVBand="0" w:oddHBand="0" w:evenHBand="0" w:firstRowFirstColumn="0" w:firstRowLastColumn="0" w:lastRowFirstColumn="0" w:lastRowLastColumn="0"/>
          <w:tblHeader/>
          <w:jc w:val="center"/>
        </w:trPr>
        <w:tc>
          <w:tcPr>
            <w:tcW w:w="2275" w:type="dxa"/>
            <w:shd w:val="clear" w:color="auto" w:fill="34495E"/>
            <w:vAlign w:val="top"/>
          </w:tcPr>
          <w:p w:rsidR="0033786D" w:rsidRDefault="0028467E" w14:paraId="25F58D46" w14:textId="77777777">
            <w:pPr>
              <w:pStyle w:val="Compact"/>
              <w:spacing w:before="40" w:after="40"/>
            </w:pPr>
            <w:r>
              <w:rPr>
                <w:rFonts w:ascii="Calibri" w:hAnsi="Calibri"/>
                <w:b/>
                <w:color w:val="FFFFFF"/>
                <w:sz w:val="20"/>
              </w:rPr>
              <w:t>Part of the tree</w:t>
            </w:r>
          </w:p>
        </w:tc>
        <w:tc>
          <w:tcPr>
            <w:tcW w:w="7661" w:type="dxa"/>
            <w:shd w:val="clear" w:color="auto" w:fill="34495E"/>
            <w:vAlign w:val="top"/>
          </w:tcPr>
          <w:p w:rsidR="0033786D" w:rsidRDefault="0028467E" w14:paraId="5839906B" w14:textId="77777777">
            <w:pPr>
              <w:pStyle w:val="Compact"/>
              <w:spacing w:before="40" w:after="40"/>
            </w:pPr>
            <w:r>
              <w:rPr>
                <w:rFonts w:ascii="Calibri" w:hAnsi="Calibri"/>
                <w:b/>
                <w:color w:val="FFFFFF"/>
                <w:sz w:val="20"/>
              </w:rPr>
              <w:t>What it represents</w:t>
            </w:r>
          </w:p>
        </w:tc>
      </w:tr>
      <w:tr w:rsidR="0033786D" w:rsidTr="0033786D" w14:paraId="00C088EC" w14:textId="77777777">
        <w:trPr>
          <w:jc w:val="center"/>
        </w:trPr>
        <w:tc>
          <w:tcPr>
            <w:tcW w:w="2275" w:type="dxa"/>
          </w:tcPr>
          <w:p w:rsidR="0033786D" w:rsidRDefault="0028467E" w14:paraId="739197D4" w14:textId="77777777">
            <w:pPr>
              <w:pStyle w:val="Compact"/>
              <w:spacing w:before="40" w:after="40"/>
            </w:pPr>
            <w:r>
              <w:rPr>
                <w:rFonts w:ascii="Calibri" w:hAnsi="Calibri"/>
                <w:b/>
                <w:bCs/>
                <w:color w:val="22282D"/>
                <w:sz w:val="20"/>
              </w:rPr>
              <w:t>Roots</w:t>
            </w:r>
          </w:p>
        </w:tc>
        <w:tc>
          <w:tcPr>
            <w:tcW w:w="7661" w:type="dxa"/>
          </w:tcPr>
          <w:p w:rsidR="0033786D" w:rsidRDefault="0028467E" w14:paraId="337A955B" w14:textId="77777777">
            <w:pPr>
              <w:pStyle w:val="Compact"/>
              <w:spacing w:before="40" w:after="40"/>
            </w:pPr>
            <w:r>
              <w:rPr>
                <w:rFonts w:ascii="Calibri" w:hAnsi="Calibri"/>
                <w:color w:val="22282D"/>
                <w:sz w:val="20"/>
              </w:rPr>
              <w:t>Life pressures (migration stress, money, loss of status)</w:t>
            </w:r>
          </w:p>
        </w:tc>
      </w:tr>
      <w:tr w:rsidR="0033786D" w:rsidTr="0033786D" w14:paraId="266653EF" w14:textId="77777777">
        <w:trPr>
          <w:jc w:val="center"/>
        </w:trPr>
        <w:tc>
          <w:tcPr>
            <w:tcW w:w="2275" w:type="dxa"/>
            <w:shd w:val="clear" w:color="auto" w:fill="EEF2F5"/>
          </w:tcPr>
          <w:p w:rsidR="0033786D" w:rsidRDefault="0028467E" w14:paraId="7551766F" w14:textId="77777777">
            <w:pPr>
              <w:pStyle w:val="Compact"/>
              <w:spacing w:before="40" w:after="40"/>
            </w:pPr>
            <w:r>
              <w:rPr>
                <w:rFonts w:ascii="Calibri" w:hAnsi="Calibri"/>
                <w:b/>
                <w:bCs/>
                <w:color w:val="22282D"/>
                <w:sz w:val="20"/>
              </w:rPr>
              <w:t>Soil</w:t>
            </w:r>
          </w:p>
        </w:tc>
        <w:tc>
          <w:tcPr>
            <w:tcW w:w="7661" w:type="dxa"/>
            <w:shd w:val="clear" w:color="auto" w:fill="EEF2F5"/>
          </w:tcPr>
          <w:p w:rsidR="0033786D" w:rsidRDefault="0028467E" w14:paraId="51398313" w14:textId="77777777">
            <w:pPr>
              <w:pStyle w:val="Compact"/>
              <w:spacing w:before="40" w:after="40"/>
            </w:pPr>
            <w:r>
              <w:rPr>
                <w:rFonts w:ascii="Calibri" w:hAnsi="Calibri"/>
                <w:color w:val="22282D"/>
                <w:sz w:val="20"/>
              </w:rPr>
              <w:t>Beliefs and attitudes</w:t>
            </w:r>
          </w:p>
        </w:tc>
      </w:tr>
      <w:tr w:rsidR="0033786D" w:rsidTr="0033786D" w14:paraId="6FEDB7E2" w14:textId="77777777">
        <w:trPr>
          <w:jc w:val="center"/>
        </w:trPr>
        <w:tc>
          <w:tcPr>
            <w:tcW w:w="2275" w:type="dxa"/>
          </w:tcPr>
          <w:p w:rsidR="0033786D" w:rsidRDefault="0028467E" w14:paraId="3EAEBE1B" w14:textId="77777777">
            <w:pPr>
              <w:pStyle w:val="Compact"/>
              <w:spacing w:before="40" w:after="40"/>
            </w:pPr>
            <w:r>
              <w:rPr>
                <w:rFonts w:ascii="Calibri" w:hAnsi="Calibri"/>
                <w:b/>
                <w:bCs/>
                <w:color w:val="22282D"/>
                <w:sz w:val="20"/>
              </w:rPr>
              <w:lastRenderedPageBreak/>
              <w:t>Trunk</w:t>
            </w:r>
          </w:p>
        </w:tc>
        <w:tc>
          <w:tcPr>
            <w:tcW w:w="7661" w:type="dxa"/>
          </w:tcPr>
          <w:p w:rsidR="0033786D" w:rsidRDefault="0028467E" w14:paraId="50BFFA2F" w14:textId="77777777">
            <w:pPr>
              <w:pStyle w:val="Compact"/>
              <w:spacing w:before="40" w:after="40"/>
            </w:pPr>
            <w:r>
              <w:rPr>
                <w:rFonts w:ascii="Calibri" w:hAnsi="Calibri"/>
                <w:color w:val="22282D"/>
                <w:sz w:val="20"/>
              </w:rPr>
              <w:t>Behaviour</w:t>
            </w:r>
          </w:p>
        </w:tc>
      </w:tr>
      <w:tr w:rsidR="0033786D" w:rsidTr="0033786D" w14:paraId="227990AE" w14:textId="77777777">
        <w:trPr>
          <w:jc w:val="center"/>
        </w:trPr>
        <w:tc>
          <w:tcPr>
            <w:tcW w:w="2275" w:type="dxa"/>
            <w:shd w:val="clear" w:color="auto" w:fill="EEF2F5"/>
          </w:tcPr>
          <w:p w:rsidR="0033786D" w:rsidRDefault="0028467E" w14:paraId="0DB45F00" w14:textId="77777777">
            <w:pPr>
              <w:pStyle w:val="Compact"/>
              <w:spacing w:before="40" w:after="40"/>
            </w:pPr>
            <w:r>
              <w:rPr>
                <w:rFonts w:ascii="Calibri" w:hAnsi="Calibri"/>
                <w:b/>
                <w:bCs/>
                <w:color w:val="22282D"/>
                <w:sz w:val="20"/>
              </w:rPr>
              <w:t>Branches</w:t>
            </w:r>
          </w:p>
        </w:tc>
        <w:tc>
          <w:tcPr>
            <w:tcW w:w="7661" w:type="dxa"/>
            <w:shd w:val="clear" w:color="auto" w:fill="EEF2F5"/>
          </w:tcPr>
          <w:p w:rsidR="0033786D" w:rsidRDefault="0028467E" w14:paraId="5BAD4D41" w14:textId="77777777">
            <w:pPr>
              <w:pStyle w:val="Compact"/>
              <w:spacing w:before="40" w:after="40"/>
            </w:pPr>
            <w:r>
              <w:rPr>
                <w:rFonts w:ascii="Calibri" w:hAnsi="Calibri"/>
                <w:color w:val="22282D"/>
                <w:sz w:val="20"/>
              </w:rPr>
              <w:t>The impact on the family</w:t>
            </w:r>
          </w:p>
        </w:tc>
      </w:tr>
    </w:tbl>
    <w:p w:rsidR="00FC6B6A" w:rsidRDefault="00FC6B6A" w14:paraId="5FBEE9D3" w14:textId="77777777">
      <w:pPr>
        <w:pStyle w:val="BodyText"/>
      </w:pPr>
    </w:p>
    <w:p w:rsidR="0033786D" w:rsidRDefault="0028467E" w14:paraId="2CB0236D" w14:textId="0AF12256">
      <w:pPr>
        <w:pStyle w:val="BodyText"/>
      </w:pPr>
      <w:proofErr w:type="gramStart"/>
      <w:r>
        <w:t>The activity has</w:t>
      </w:r>
      <w:proofErr w:type="gramEnd"/>
      <w:r>
        <w:t xml:space="preserve"> </w:t>
      </w:r>
      <w:r>
        <w:rPr>
          <w:b/>
          <w:bCs/>
        </w:rPr>
        <w:t>two phases</w:t>
      </w:r>
      <w:r>
        <w:t>:</w:t>
      </w:r>
    </w:p>
    <w:p w:rsidR="0033786D" w:rsidRDefault="0028467E" w14:paraId="7C4BD99F" w14:textId="77777777">
      <w:pPr>
        <w:pStyle w:val="Compact"/>
        <w:numPr>
          <w:ilvl w:val="0"/>
          <w:numId w:val="3"/>
        </w:numPr>
      </w:pPr>
      <w:r>
        <w:rPr>
          <w:b/>
          <w:bCs/>
        </w:rPr>
        <w:t>Phase 1 — Experience the problem.</w:t>
      </w:r>
      <w:r>
        <w:t xml:space="preserve"> We </w:t>
      </w:r>
      <w:r w:rsidRPr="00B94359">
        <w:rPr>
          <w:highlight w:val="yellow"/>
        </w:rPr>
        <w:t>follow Mr. Alpha</w:t>
      </w:r>
      <w:r>
        <w:t xml:space="preserve"> as pressure builds. The tree </w:t>
      </w:r>
      <w:r>
        <w:rPr>
          <w:b/>
          <w:bCs/>
        </w:rPr>
        <w:t>slowly declines</w:t>
      </w:r>
      <w:r>
        <w:t xml:space="preserve"> — leaves yellow, brown and fall; branches thin; the sky greys.</w:t>
      </w:r>
    </w:p>
    <w:p w:rsidR="0033786D" w:rsidRDefault="0028467E" w14:paraId="04E89E7A" w14:textId="5A61F74A">
      <w:pPr>
        <w:pStyle w:val="Compact"/>
        <w:numPr>
          <w:ilvl w:val="0"/>
          <w:numId w:val="3"/>
        </w:numPr>
      </w:pPr>
      <w:r>
        <w:rPr>
          <w:b/>
          <w:bCs/>
        </w:rPr>
        <w:t>Phase 2 — Rebuild the outcome.</w:t>
      </w:r>
      <w:r>
        <w:t xml:space="preserve"> The player </w:t>
      </w:r>
      <w:r w:rsidRPr="00B94359">
        <w:rPr>
          <w:highlight w:val="yellow"/>
        </w:rPr>
        <w:t>helps Mr. Alpha respond</w:t>
      </w:r>
      <w:r>
        <w:t xml:space="preserve"> differently. Based on their choices, the tree </w:t>
      </w:r>
      <w:r>
        <w:rPr>
          <w:b/>
          <w:bCs/>
        </w:rPr>
        <w:t>heals</w:t>
      </w:r>
      <w:r>
        <w:t xml:space="preserve"> — new green growth</w:t>
      </w:r>
      <w:r w:rsidR="00B94359">
        <w:t xml:space="preserve">, </w:t>
      </w:r>
      <w:ins w:author="Anu Krishnan" w:date="2026-07-15T09:44:00Z" w16du:dateUtc="2026-07-14T23:44:00Z" w:id="12">
        <w:r w:rsidR="00B94359">
          <w:t>can we add flowers or fruit</w:t>
        </w:r>
      </w:ins>
      <w:del w:author="Anu Krishnan" w:date="2026-07-15T09:44:00Z" w16du:dateUtc="2026-07-14T23:44:00Z" w:id="13">
        <w:r w:rsidDel="00B94359" w:rsidR="00B94359">
          <w:delText>can we add flowers or fruit</w:delText>
        </w:r>
      </w:del>
      <w:r>
        <w:t>, brighter light — to one of three endings.</w:t>
      </w:r>
    </w:p>
    <w:p w:rsidR="0033786D" w:rsidRDefault="0028467E" w14:paraId="6B146F95" w14:textId="77777777">
      <w:pPr>
        <w:pStyle w:val="FirstParagraph"/>
      </w:pPr>
      <w:r>
        <w:t xml:space="preserve">A support line — </w:t>
      </w:r>
      <w:r>
        <w:rPr>
          <w:b/>
          <w:bCs/>
        </w:rPr>
        <w:t>1800RESPECT (1800 737 732) · in an emergency 000</w:t>
      </w:r>
      <w:r>
        <w:t xml:space="preserve"> — appears on </w:t>
      </w:r>
      <w:r>
        <w:rPr>
          <w:b/>
          <w:bCs/>
        </w:rPr>
        <w:t>every screen</w:t>
      </w:r>
      <w:r>
        <w:t>, never hidden behind a “good” path.</w:t>
      </w:r>
    </w:p>
    <w:p w:rsidR="0033786D" w:rsidRDefault="0028467E" w14:paraId="0A0988FD" w14:textId="77777777">
      <w:r>
        <w:pict w14:anchorId="5C6E76CA">
          <v:rect id="_x0000_i1027" style="width:0;height:1.5pt" o:hr="t" o:hrstd="t" o:hralign="center"/>
        </w:pict>
      </w:r>
    </w:p>
    <w:p w:rsidR="0033786D" w:rsidRDefault="0028467E" w14:paraId="2AD90E14" w14:textId="77777777">
      <w:pPr>
        <w:pStyle w:val="Heading2"/>
      </w:pPr>
      <w:bookmarkStart w:name="the-journey-step-by-step" w:id="14"/>
      <w:bookmarkEnd w:id="11"/>
      <w:r>
        <w:t>3. The journey, step by step</w:t>
      </w:r>
    </w:p>
    <w:p w:rsidR="0033786D" w:rsidRDefault="0028467E" w14:paraId="63FDE9A2" w14:textId="77777777">
      <w:pPr>
        <w:pStyle w:val="Heading3"/>
      </w:pPr>
      <w:bookmarkStart w:name="opening" w:id="15"/>
      <w:r>
        <w:t>Opening</w:t>
      </w:r>
    </w:p>
    <w:p w:rsidR="0033786D" w:rsidRDefault="0028467E" w14:paraId="1EF8D9EC" w14:textId="77777777">
      <w:pPr>
        <w:pStyle w:val="FirstParagraph"/>
      </w:pPr>
      <w:r>
        <w:rPr>
          <w:b/>
          <w:bCs/>
        </w:rPr>
        <w:t>Welcome.</w:t>
      </w:r>
      <w:r>
        <w:t xml:space="preserve"> A mature but slightly strained tree. Short framing in simple English:</w:t>
      </w:r>
    </w:p>
    <w:p w:rsidR="0033786D" w:rsidRDefault="0028467E" w14:paraId="4BCD060E" w14:textId="4847A540">
      <w:pPr>
        <w:pStyle w:val="BlockText"/>
      </w:pPr>
      <w:r>
        <w:rPr>
          <w:i/>
          <w:iCs/>
        </w:rPr>
        <w:t>Moving to a new country changes many things — work, language, culture, and family life. This can bring hope, and also stress. These pressures</w:t>
      </w:r>
      <w:ins w:author="Anu Krishnan" w:date="2026-07-15T09:44:00Z" w16du:dateUtc="2026-07-14T23:44:00Z" w:id="16">
        <w:r w:rsidR="00B94359">
          <w:rPr>
            <w:i/>
            <w:iCs/>
          </w:rPr>
          <w:t xml:space="preserve"> can</w:t>
        </w:r>
      </w:ins>
      <w:r>
        <w:rPr>
          <w:i/>
          <w:iCs/>
        </w:rPr>
        <w:t xml:space="preserve"> shape how people feel and act at home.</w:t>
      </w:r>
    </w:p>
    <w:p w:rsidR="0033786D" w:rsidRDefault="0028467E" w14:paraId="136E2054" w14:textId="53CF860B">
      <w:pPr>
        <w:pStyle w:val="BlockText"/>
      </w:pPr>
      <w:r>
        <w:rPr>
          <w:i/>
          <w:iCs/>
        </w:rPr>
        <w:t xml:space="preserve">Meet </w:t>
      </w:r>
      <w:r w:rsidRPr="00B94359">
        <w:rPr>
          <w:i/>
          <w:iCs/>
          <w:highlight w:val="yellow"/>
          <w:rPrChange w:author="Anu Krishnan" w:date="2026-07-15T09:44:00Z" w16du:dateUtc="2026-07-14T23:44:00Z" w:id="17">
            <w:rPr>
              <w:i/>
              <w:iCs/>
            </w:rPr>
          </w:rPrChange>
        </w:rPr>
        <w:t>Mr. Alpha</w:t>
      </w:r>
      <w:r>
        <w:rPr>
          <w:i/>
          <w:iCs/>
        </w:rPr>
        <w:t xml:space="preserve">. He arrived in Australia in 2023. Back home, he was a respected community leader — people came to him for help. Now he is starting again. Follow his story, then help him </w:t>
      </w:r>
      <w:del w:author="Anu Krishnan" w:date="2026-07-15T09:45:00Z" w16du:dateUtc="2026-07-14T23:45:00Z" w:id="18">
        <w:r w:rsidDel="00B94359">
          <w:rPr>
            <w:i/>
            <w:iCs/>
          </w:rPr>
          <w:delText>lead a better way</w:delText>
        </w:r>
      </w:del>
      <w:ins w:author="Anu Krishnan" w:date="2026-07-15T09:45:00Z" w16du:dateUtc="2026-07-14T23:45:00Z" w:id="19">
        <w:r w:rsidR="00B94359">
          <w:rPr>
            <w:i/>
            <w:iCs/>
          </w:rPr>
          <w:t>make better choices</w:t>
        </w:r>
      </w:ins>
      <w:r>
        <w:rPr>
          <w:i/>
          <w:iCs/>
        </w:rPr>
        <w:t>.</w:t>
      </w:r>
    </w:p>
    <w:p w:rsidR="0033786D" w:rsidRDefault="0028467E" w14:paraId="02DAF6CF" w14:textId="77777777">
      <w:pPr>
        <w:pStyle w:val="FirstParagraph"/>
      </w:pPr>
      <w:r>
        <w:t xml:space="preserve">A quiet note reminds the player this is about </w:t>
      </w:r>
      <w:r>
        <w:rPr>
          <w:b/>
          <w:bCs/>
        </w:rPr>
        <w:t>understanding patterns, not blaming people or cultures.</w:t>
      </w:r>
    </w:p>
    <w:p w:rsidR="0033786D" w:rsidRDefault="0028467E" w14:paraId="253B10D5" w14:textId="77777777">
      <w:pPr>
        <w:pStyle w:val="Heading3"/>
      </w:pPr>
      <w:bookmarkStart w:name="Xf26d940ab626a0e22fa411d7c0b88696f1ce171" w:id="20"/>
      <w:bookmarkEnd w:id="15"/>
      <w:r>
        <w:t>Phase 1 — the problem grows (the tree declines)</w:t>
      </w:r>
    </w:p>
    <w:p w:rsidR="0033786D" w:rsidRDefault="0028467E" w14:paraId="6601869B" w14:textId="4AB36A52">
      <w:pPr>
        <w:pStyle w:val="Compact"/>
        <w:numPr>
          <w:ilvl w:val="0"/>
          <w:numId w:val="4"/>
        </w:numPr>
      </w:pPr>
      <w:r>
        <w:rPr>
          <w:b/>
          <w:bCs/>
        </w:rPr>
        <w:t>Pressure · Money.</w:t>
      </w:r>
      <w:r>
        <w:t xml:space="preserve"> No work since arriving; money is tight; </w:t>
      </w:r>
      <w:ins w:author="Anu Krishnan" w:date="2026-07-15T09:45:00Z" w16du:dateUtc="2026-07-14T23:45:00Z" w:id="21">
        <w:r w:rsidR="00B94359">
          <w:t xml:space="preserve">he thinks his </w:t>
        </w:r>
      </w:ins>
      <w:del w:author="Anu Krishnan" w:date="2026-07-15T09:45:00Z" w16du:dateUtc="2026-07-14T23:45:00Z" w:id="22">
        <w:r w:rsidDel="00B94359">
          <w:delText>t</w:delText>
        </w:r>
        <w:r w:rsidDel="00B94359">
          <w:delText xml:space="preserve">he </w:delText>
        </w:r>
      </w:del>
      <w:r>
        <w:t>home is too small.</w:t>
      </w:r>
    </w:p>
    <w:p w:rsidR="0033786D" w:rsidRDefault="0028467E" w14:paraId="6395E73C" w14:textId="77777777">
      <w:pPr>
        <w:pStyle w:val="Compact"/>
        <w:numPr>
          <w:ilvl w:val="0"/>
          <w:numId w:val="4"/>
        </w:numPr>
      </w:pPr>
      <w:r>
        <w:rPr>
          <w:b/>
          <w:bCs/>
        </w:rPr>
        <w:t>Pressure · A changing role.</w:t>
      </w:r>
      <w:r>
        <w:t xml:space="preserve"> His wife wants to study and work; his children want to choose their own paths; he feels he is losing his place as head of the family. </w:t>
      </w:r>
      <w:r>
        <w:rPr>
          <w:i/>
          <w:iCs/>
        </w:rPr>
        <w:t>(These pressures are never presented as his fault — there is no “wrong answer” here.)</w:t>
      </w:r>
    </w:p>
    <w:p w:rsidR="0033786D" w:rsidRDefault="0028467E" w14:paraId="08D4DD77" w14:textId="77777777">
      <w:pPr>
        <w:pStyle w:val="Compact"/>
        <w:numPr>
          <w:ilvl w:val="0"/>
          <w:numId w:val="4"/>
        </w:numPr>
      </w:pPr>
      <w:r>
        <w:rPr>
          <w:b/>
          <w:bCs/>
        </w:rPr>
        <w:t>Two big pressures — an explainer.</w:t>
      </w:r>
      <w:r>
        <w:t xml:space="preserve"> A dedicated screen names the two pressures behind the story: </w:t>
      </w:r>
      <w:r>
        <w:rPr>
          <w:b/>
          <w:bCs/>
        </w:rPr>
        <w:t>migration pressure</w:t>
      </w:r>
      <w:r>
        <w:t xml:space="preserve"> (a new language, hard to find work, money stress, few social connections) and </w:t>
      </w:r>
      <w:r>
        <w:rPr>
          <w:b/>
          <w:bCs/>
        </w:rPr>
        <w:t>loss of status</w:t>
      </w:r>
      <w:r>
        <w:t xml:space="preserve"> (a respected leader now feeling unseen, “starting from zero,” frustration and shame) — </w:t>
      </w:r>
      <w:r w:rsidRPr="00B94359">
        <w:rPr>
          <w:highlight w:val="yellow"/>
          <w:rPrChange w:author="Anu Krishnan" w:date="2026-07-15T09:45:00Z" w16du:dateUtc="2026-07-14T23:45:00Z" w:id="23">
            <w:rPr/>
          </w:rPrChange>
        </w:rPr>
        <w:t>tied to Mr. Alpha,</w:t>
      </w:r>
      <w:r>
        <w:t xml:space="preserve"> and reminding us they are </w:t>
      </w:r>
      <w:r>
        <w:rPr>
          <w:b/>
          <w:bCs/>
        </w:rPr>
        <w:t>not his fault</w:t>
      </w:r>
      <w:r>
        <w:t xml:space="preserve">. </w:t>
      </w:r>
      <w:r>
        <w:rPr>
          <w:i/>
          <w:iCs/>
        </w:rPr>
        <w:t>(Included at the Education team’s request, using Ali’s ideas.)</w:t>
      </w:r>
    </w:p>
    <w:p w:rsidR="0033786D" w:rsidRDefault="0028467E" w14:paraId="6940CA96" w14:textId="77777777">
      <w:pPr>
        <w:pStyle w:val="Compact"/>
        <w:numPr>
          <w:ilvl w:val="0"/>
          <w:numId w:val="4"/>
        </w:numPr>
      </w:pPr>
      <w:r>
        <w:rPr>
          <w:b/>
          <w:bCs/>
        </w:rPr>
        <w:lastRenderedPageBreak/>
        <w:t>Behaviour · What does he do?</w:t>
      </w:r>
      <w:r>
        <w:t xml:space="preserve"> The player chooses how </w:t>
      </w:r>
      <w:r w:rsidRPr="00E67CE0">
        <w:rPr>
          <w:highlight w:val="yellow"/>
          <w:rPrChange w:author="Anu Krishnan" w:date="2026-07-15T09:46:00Z" w16du:dateUtc="2026-07-14T23:46:00Z" w:id="24">
            <w:rPr/>
          </w:rPrChange>
        </w:rPr>
        <w:t>Mr. Alpha</w:t>
      </w:r>
      <w:r>
        <w:t xml:space="preserve"> responds under pressure — e.g. </w:t>
      </w:r>
      <w:r>
        <w:rPr>
          <w:i/>
          <w:iCs/>
        </w:rPr>
        <w:t>take tight control of the money and decisions</w:t>
      </w:r>
      <w:r>
        <w:t xml:space="preserve">, </w:t>
      </w:r>
      <w:r>
        <w:rPr>
          <w:i/>
          <w:iCs/>
        </w:rPr>
        <w:t>go quiet and pull away</w:t>
      </w:r>
      <w:r>
        <w:t xml:space="preserve">, or </w:t>
      </w:r>
      <w:r>
        <w:rPr>
          <w:i/>
          <w:iCs/>
        </w:rPr>
        <w:t>let the stress come out as anger and blame</w:t>
      </w:r>
      <w:r>
        <w:t xml:space="preserve">. Each is a realistic response; the game notes, gently, that understanding </w:t>
      </w:r>
      <w:r>
        <w:rPr>
          <w:b/>
          <w:bCs/>
        </w:rPr>
        <w:t>why</w:t>
      </w:r>
      <w:r>
        <w:t xml:space="preserve"> this happens does not make it okay.</w:t>
      </w:r>
    </w:p>
    <w:p w:rsidR="00E67CE0" w:rsidRDefault="0028467E" w14:paraId="278BFCB4" w14:textId="77777777">
      <w:pPr>
        <w:pStyle w:val="Compact"/>
        <w:numPr>
          <w:ilvl w:val="0"/>
          <w:numId w:val="4"/>
        </w:numPr>
        <w:rPr>
          <w:ins w:author="Anu Krishnan" w:date="2026-07-15T09:47:00Z" w16du:dateUtc="2026-07-14T23:47:00Z" w:id="25"/>
        </w:rPr>
      </w:pPr>
      <w:r>
        <w:rPr>
          <w:b/>
          <w:bCs/>
        </w:rPr>
        <w:t>Impact · Who feels it?</w:t>
      </w:r>
      <w:r>
        <w:t xml:space="preserve"> His partner feels stressed and </w:t>
      </w:r>
      <w:del w:author="Anu Krishnan" w:date="2026-07-15T09:46:00Z" w16du:dateUtc="2026-07-14T23:46:00Z" w:id="26">
        <w:r w:rsidDel="00E67CE0">
          <w:delText>can’t follow her goals</w:delText>
        </w:r>
      </w:del>
      <w:ins w:author="Anu Krishnan" w:date="2026-07-15T09:46:00Z" w16du:dateUtc="2026-07-14T23:46:00Z" w:id="27">
        <w:r w:rsidR="00E67CE0">
          <w:t>not heard</w:t>
        </w:r>
      </w:ins>
      <w:r>
        <w:t>; the children feel worried and grow quiet</w:t>
      </w:r>
      <w:ins w:author="Anu Krishnan" w:date="2026-07-15T09:46:00Z" w16du:dateUtc="2026-07-14T23:46:00Z" w:id="28">
        <w:r w:rsidR="00E67CE0">
          <w:t xml:space="preserve"> and start pulling away</w:t>
        </w:r>
      </w:ins>
      <w:r>
        <w:t xml:space="preserve">; </w:t>
      </w:r>
      <w:r w:rsidRPr="00E67CE0">
        <w:rPr>
          <w:highlight w:val="yellow"/>
          <w:rPrChange w:author="Anu Krishnan" w:date="2026-07-15T09:47:00Z" w16du:dateUtc="2026-07-14T23:47:00Z" w:id="29">
            <w:rPr/>
          </w:rPrChange>
        </w:rPr>
        <w:t>Mr. Alpha</w:t>
      </w:r>
      <w:r>
        <w:t xml:space="preserve"> feels more alone. </w:t>
      </w:r>
      <w:ins w:author="Anu Krishnan" w:date="2026-07-15T09:47:00Z" w16du:dateUtc="2026-07-14T23:47:00Z" w:id="30">
        <w:r w:rsidR="00E67CE0">
          <w:t>He does not understand how his behaviours are impacting the family he cares about.</w:t>
        </w:r>
      </w:ins>
    </w:p>
    <w:p w:rsidR="0033786D" w:rsidRDefault="0028467E" w14:paraId="75A8CAB5" w14:textId="592625FB">
      <w:pPr>
        <w:pStyle w:val="Compact"/>
        <w:numPr>
          <w:ilvl w:val="0"/>
          <w:numId w:val="4"/>
        </w:numPr>
      </w:pPr>
      <w:r>
        <w:t>The tree is visibly declining.</w:t>
      </w:r>
    </w:p>
    <w:p w:rsidR="0033786D" w:rsidRDefault="0028467E" w14:paraId="6775895F" w14:textId="77777777">
      <w:pPr>
        <w:pStyle w:val="Compact"/>
        <w:numPr>
          <w:ilvl w:val="0"/>
          <w:numId w:val="4"/>
        </w:numPr>
      </w:pPr>
      <w:r>
        <w:rPr>
          <w:b/>
          <w:bCs/>
        </w:rPr>
        <w:t>Belief · What sits behind it?</w:t>
      </w:r>
      <w:r>
        <w:t xml:space="preserve"> The player reflects on the belief underneath — e.g. </w:t>
      </w:r>
      <w:r>
        <w:rPr>
          <w:i/>
          <w:iCs/>
        </w:rPr>
        <w:t>“As the father, it is my job to lead and decide.”</w:t>
      </w:r>
      <w:r>
        <w:t xml:space="preserve"> A reflection, not a test.</w:t>
      </w:r>
    </w:p>
    <w:p w:rsidR="0033786D" w:rsidRDefault="0028467E" w14:paraId="2323F906" w14:textId="4C41BADF">
      <w:pPr>
        <w:pStyle w:val="Compact"/>
        <w:numPr>
          <w:ilvl w:val="0"/>
          <w:numId w:val="4"/>
        </w:numPr>
      </w:pPr>
      <w:r>
        <w:rPr>
          <w:b/>
          <w:bCs/>
        </w:rPr>
        <w:t>The whole tree.</w:t>
      </w:r>
      <w:r>
        <w:t xml:space="preserve"> The model is revealed: roots = pressures, soil = beliefs, trunk = behaviour, branches = impact. </w:t>
      </w:r>
      <w:r>
        <w:rPr>
          <w:i/>
          <w:iCs/>
        </w:rPr>
        <w:t>“</w:t>
      </w:r>
      <w:del w:author="Anu Krishnan" w:date="2026-07-15T09:47:00Z" w16du:dateUtc="2026-07-14T23:47:00Z" w:id="31">
        <w:r w:rsidDel="00E67CE0">
          <w:rPr>
            <w:i/>
            <w:iCs/>
          </w:rPr>
          <w:delText xml:space="preserve">Pressures </w:delText>
        </w:r>
      </w:del>
      <w:ins w:author="Anu Krishnan" w:date="2026-07-15T09:47:00Z" w16du:dateUtc="2026-07-14T23:47:00Z" w:id="32">
        <w:r w:rsidR="00E67CE0">
          <w:rPr>
            <w:i/>
            <w:iCs/>
          </w:rPr>
          <w:t xml:space="preserve">Our values </w:t>
        </w:r>
      </w:ins>
      <w:ins w:author="Anu Krishnan" w:date="2026-07-15T09:48:00Z" w16du:dateUtc="2026-07-14T23:48:00Z" w:id="33">
        <w:r w:rsidR="00E67CE0">
          <w:rPr>
            <w:i/>
            <w:iCs/>
          </w:rPr>
          <w:t>and beliefs</w:t>
        </w:r>
      </w:ins>
      <w:ins w:author="Anu Krishnan" w:date="2026-07-15T09:47:00Z" w16du:dateUtc="2026-07-14T23:47:00Z" w:id="34">
        <w:r w:rsidR="00E67CE0">
          <w:rPr>
            <w:i/>
            <w:iCs/>
          </w:rPr>
          <w:t xml:space="preserve"> </w:t>
        </w:r>
      </w:ins>
      <w:r>
        <w:rPr>
          <w:i/>
          <w:iCs/>
        </w:rPr>
        <w:t>shape how we think, which shapes how we act, which affects the people around us. To make change, we look at the whole tree</w:t>
      </w:r>
      <w:ins w:author="Anu Krishnan" w:date="2026-07-15T09:48:00Z" w16du:dateUtc="2026-07-14T23:48:00Z" w:id="35">
        <w:r w:rsidR="00E67CE0">
          <w:rPr>
            <w:i/>
            <w:iCs/>
          </w:rPr>
          <w:t>- understand how our beliefs can be expressed differently and still align with our core values</w:t>
        </w:r>
      </w:ins>
      <w:r>
        <w:rPr>
          <w:i/>
          <w:iCs/>
        </w:rPr>
        <w:t xml:space="preserve"> — not just the behaviour.”</w:t>
      </w:r>
      <w:r>
        <w:t xml:space="preserve"> This closes Phase 1.</w:t>
      </w:r>
    </w:p>
    <w:p w:rsidR="0033786D" w:rsidRDefault="0028467E" w14:paraId="36152A28" w14:textId="77777777">
      <w:pPr>
        <w:pStyle w:val="Heading3"/>
      </w:pPr>
      <w:bookmarkStart w:name="phase-2-rebuilding-the-tree-heals" w:id="36"/>
      <w:bookmarkEnd w:id="20"/>
      <w:r>
        <w:t>Phase 2 — rebuilding (the tree heals)</w:t>
      </w:r>
    </w:p>
    <w:p w:rsidR="0033786D" w:rsidRDefault="0028467E" w14:paraId="64FF053D" w14:textId="77777777">
      <w:pPr>
        <w:pStyle w:val="Compact"/>
        <w:numPr>
          <w:ilvl w:val="0"/>
          <w:numId w:val="5"/>
        </w:numPr>
      </w:pPr>
      <w:r>
        <w:rPr>
          <w:b/>
          <w:bCs/>
        </w:rPr>
        <w:t>Now you lead.</w:t>
      </w:r>
      <w:r>
        <w:t xml:space="preserve"> The pressures are still there — but new beliefs and actions can grow a healthier tree.</w:t>
      </w:r>
    </w:p>
    <w:p w:rsidR="0033786D" w:rsidRDefault="0028467E" w14:paraId="2678E4A8" w14:textId="2206A847">
      <w:pPr>
        <w:pStyle w:val="Compact"/>
        <w:numPr>
          <w:ilvl w:val="0"/>
          <w:numId w:val="5"/>
        </w:numPr>
      </w:pPr>
      <w:r>
        <w:rPr>
          <w:b/>
          <w:bCs/>
        </w:rPr>
        <w:t>Attitude (the soil).</w:t>
      </w:r>
      <w:r>
        <w:t xml:space="preserve"> The player chooses a healthier belief — e.g. </w:t>
      </w:r>
      <w:r>
        <w:rPr>
          <w:i/>
          <w:iCs/>
        </w:rPr>
        <w:t>“Respect is earned through trust, not control,</w:t>
      </w:r>
      <w:ins w:author="Anu Krishnan" w:date="2026-07-15T09:51:00Z" w16du:dateUtc="2026-07-14T23:51:00Z" w:id="37">
        <w:r w:rsidR="00E67CE0">
          <w:rPr>
            <w:i/>
            <w:iCs/>
          </w:rPr>
          <w:t xml:space="preserve"> </w:t>
        </w:r>
      </w:ins>
      <w:ins w:author="Anu Krishnan" w:date="2026-07-15T09:52:00Z" w16du:dateUtc="2026-07-14T23:52:00Z" w:id="38">
        <w:r w:rsidR="00E67CE0">
          <w:rPr>
            <w:i/>
            <w:iCs/>
          </w:rPr>
          <w:t>just as I expect respect from my wife and children, I also need to show respect to their views and listen to what they are trying to share</w:t>
        </w:r>
      </w:ins>
      <w:r>
        <w:rPr>
          <w:i/>
          <w:iCs/>
        </w:rPr>
        <w:t>”</w:t>
      </w:r>
      <w:r>
        <w:t xml:space="preserve"> or </w:t>
      </w:r>
      <w:r>
        <w:rPr>
          <w:i/>
          <w:iCs/>
        </w:rPr>
        <w:t>“My worth is more than my job or my authority.”</w:t>
      </w:r>
      <w:ins w:author="Anu Krishnan" w:date="2026-07-15T09:52:00Z" w16du:dateUtc="2026-07-14T23:52:00Z" w:id="39">
        <w:r w:rsidR="00E67CE0">
          <w:rPr>
            <w:i/>
            <w:iCs/>
          </w:rPr>
          <w:t xml:space="preserve"> “</w:t>
        </w:r>
      </w:ins>
      <w:ins w:author="Anu Krishnan" w:date="2026-07-15T09:53:00Z" w16du:dateUtc="2026-07-14T23:53:00Z" w:id="40">
        <w:r w:rsidR="00E67CE0">
          <w:rPr>
            <w:i/>
            <w:iCs/>
          </w:rPr>
          <w:t>As a father, I want my children to feel s</w:t>
        </w:r>
      </w:ins>
      <w:ins w:author="Anu Krishnan" w:date="2026-07-15T09:54:00Z" w16du:dateUtc="2026-07-14T23:54:00Z" w:id="41">
        <w:r w:rsidR="00E67CE0">
          <w:rPr>
            <w:i/>
            <w:iCs/>
          </w:rPr>
          <w:t>afe sharing their feeling with me, they should not be scared”</w:t>
        </w:r>
      </w:ins>
    </w:p>
    <w:p w:rsidR="0033786D" w:rsidRDefault="0028467E" w14:paraId="06E8BF4D" w14:textId="0EB0CD35">
      <w:pPr>
        <w:pStyle w:val="Compact"/>
        <w:numPr>
          <w:ilvl w:val="0"/>
          <w:numId w:val="5"/>
        </w:numPr>
      </w:pPr>
      <w:r>
        <w:rPr>
          <w:b/>
          <w:bCs/>
        </w:rPr>
        <w:t>Behaviour (the trunk).</w:t>
      </w:r>
      <w:r>
        <w:t xml:space="preserve"> The player chooses the action a leader takes — e.g. </w:t>
      </w:r>
      <w:del w:author="Anu Krishnan" w:date="2026-07-15T09:54:00Z" w16du:dateUtc="2026-07-14T23:54:00Z" w:id="42">
        <w:r w:rsidDel="00E67CE0">
          <w:rPr>
            <w:i/>
            <w:iCs/>
          </w:rPr>
          <w:delText>share money</w:delText>
        </w:r>
      </w:del>
      <w:ins w:author="Anu Krishnan" w:date="2026-07-15T09:54:00Z" w16du:dateUtc="2026-07-14T23:54:00Z" w:id="43">
        <w:r w:rsidR="00E67CE0">
          <w:rPr>
            <w:i/>
            <w:iCs/>
          </w:rPr>
          <w:t>Talk about finances</w:t>
        </w:r>
      </w:ins>
      <w:r>
        <w:rPr>
          <w:i/>
          <w:iCs/>
        </w:rPr>
        <w:t xml:space="preserve"> and big decisions with his wife</w:t>
      </w:r>
      <w:r>
        <w:t xml:space="preserve">, or </w:t>
      </w:r>
      <w:r>
        <w:rPr>
          <w:i/>
          <w:iCs/>
        </w:rPr>
        <w:t>ask for help — English classes, job support, counselling.</w:t>
      </w:r>
      <w:r>
        <w:t xml:space="preserve"> Asking for help is framed as a strength.</w:t>
      </w:r>
    </w:p>
    <w:p w:rsidR="0033786D" w:rsidRDefault="0028467E" w14:paraId="29FF9E47" w14:textId="77777777">
      <w:pPr>
        <w:pStyle w:val="Compact"/>
        <w:numPr>
          <w:ilvl w:val="0"/>
          <w:numId w:val="5"/>
        </w:numPr>
      </w:pPr>
      <w:r>
        <w:rPr>
          <w:b/>
          <w:bCs/>
        </w:rPr>
        <w:t>Impact (the branches).</w:t>
      </w:r>
      <w:r>
        <w:t xml:space="preserve"> The family feels the change: his partner feels respected and can follow her goals; the children feel safe and open up; </w:t>
      </w:r>
      <w:r w:rsidRPr="00E67CE0">
        <w:rPr>
          <w:highlight w:val="yellow"/>
          <w:rPrChange w:author="Anu Krishnan" w:date="2026-07-15T09:55:00Z" w16du:dateUtc="2026-07-14T23:55:00Z" w:id="44">
            <w:rPr/>
          </w:rPrChange>
        </w:rPr>
        <w:t>Mr. Alpha</w:t>
      </w:r>
      <w:r>
        <w:t xml:space="preserve"> feels less alone — a leader through care, not control.</w:t>
      </w:r>
    </w:p>
    <w:p w:rsidR="0033786D" w:rsidRDefault="0028467E" w14:paraId="4E67D133" w14:textId="77777777">
      <w:pPr>
        <w:pStyle w:val="Heading3"/>
      </w:pPr>
      <w:bookmarkStart w:name="the-outcome-one-of-three" w:id="45"/>
      <w:bookmarkEnd w:id="36"/>
      <w:r>
        <w:t>The outcome — one of three</w:t>
      </w:r>
    </w:p>
    <w:p w:rsidR="0033786D" w:rsidRDefault="0028467E" w14:paraId="7FD16F56" w14:textId="77777777">
      <w:pPr>
        <w:pStyle w:val="FirstParagraph"/>
      </w:pPr>
      <w:r>
        <w:t xml:space="preserve">The ending </w:t>
      </w:r>
      <w:r>
        <w:rPr>
          <w:b/>
          <w:bCs/>
        </w:rPr>
        <w:t>follows the Phase‑2 rebuilding choices</w:t>
      </w:r>
      <w:r>
        <w:t>, never the pressures themselves. Stronger, power‑sharing, help‑seeking choices grow a healthier tree:</w:t>
      </w:r>
    </w:p>
    <w:p w:rsidR="0033786D" w:rsidRDefault="0028467E" w14:paraId="20A91FF8" w14:textId="77777777">
      <w:pPr>
        <w:pStyle w:val="Compact"/>
        <w:numPr>
          <w:ilvl w:val="0"/>
          <w:numId w:val="6"/>
        </w:numPr>
      </w:pPr>
      <w:r>
        <w:rPr>
          <w:b/>
          <w:bCs/>
        </w:rPr>
        <w:t>A healthy tree</w:t>
      </w:r>
      <w:r>
        <w:t xml:space="preserve"> — full green canopy. Communication is open and respectful, decisions are shared, the home feels calmer and safer.</w:t>
      </w:r>
    </w:p>
    <w:p w:rsidR="0033786D" w:rsidRDefault="0028467E" w14:paraId="133C2BF6" w14:textId="77777777">
      <w:pPr>
        <w:pStyle w:val="Compact"/>
        <w:numPr>
          <w:ilvl w:val="0"/>
          <w:numId w:val="6"/>
        </w:numPr>
      </w:pPr>
      <w:r>
        <w:rPr>
          <w:b/>
          <w:bCs/>
        </w:rPr>
        <w:t>A tree that is healing</w:t>
      </w:r>
      <w:r>
        <w:t xml:space="preserve"> — part green. Some things improved; some strain remains. </w:t>
      </w:r>
      <w:r>
        <w:rPr>
          <w:i/>
          <w:iCs/>
        </w:rPr>
        <w:t>“Change is a journey — every step counts.”</w:t>
      </w:r>
    </w:p>
    <w:p w:rsidR="0033786D" w:rsidRDefault="0028467E" w14:paraId="066F3F0F" w14:textId="77777777">
      <w:pPr>
        <w:pStyle w:val="Compact"/>
        <w:numPr>
          <w:ilvl w:val="0"/>
          <w:numId w:val="6"/>
        </w:numPr>
      </w:pPr>
      <w:r>
        <w:rPr>
          <w:b/>
          <w:bCs/>
        </w:rPr>
        <w:t>A tree under strain</w:t>
      </w:r>
      <w:r>
        <w:t xml:space="preserve"> — sparse and brown. The old patterns held on. Framed as </w:t>
      </w:r>
      <w:r>
        <w:rPr>
          <w:b/>
          <w:bCs/>
        </w:rPr>
        <w:t>a warning, never “game over”</w:t>
      </w:r>
      <w:r>
        <w:t xml:space="preserve"> — and always </w:t>
      </w:r>
      <w:r>
        <w:rPr>
          <w:b/>
          <w:bCs/>
        </w:rPr>
        <w:t>reversible</w:t>
      </w:r>
      <w:r>
        <w:t>.</w:t>
      </w:r>
    </w:p>
    <w:p w:rsidR="0033786D" w:rsidRDefault="0028467E" w14:paraId="74D2C8E2" w14:textId="77777777">
      <w:pPr>
        <w:pStyle w:val="FirstParagraph"/>
      </w:pPr>
      <w:r>
        <w:t xml:space="preserve">Both non‑healthy endings offer </w:t>
      </w:r>
      <w:r>
        <w:rPr>
          <w:b/>
          <w:bCs/>
        </w:rPr>
        <w:t>“Go back and rebuild”</w:t>
      </w:r>
      <w:r>
        <w:t xml:space="preserve"> so the player can try different choices and see a different outcome.</w:t>
      </w:r>
    </w:p>
    <w:p w:rsidR="0033786D" w:rsidRDefault="0028467E" w14:paraId="55718D45" w14:textId="77777777">
      <w:pPr>
        <w:pStyle w:val="Heading3"/>
      </w:pPr>
      <w:bookmarkStart w:name="closing" w:id="46"/>
      <w:bookmarkEnd w:id="45"/>
      <w:r>
        <w:lastRenderedPageBreak/>
        <w:t>Closing</w:t>
      </w:r>
    </w:p>
    <w:p w:rsidR="0033786D" w:rsidRDefault="0028467E" w14:paraId="004583FC" w14:textId="77777777">
      <w:pPr>
        <w:pStyle w:val="Compact"/>
        <w:numPr>
          <w:ilvl w:val="0"/>
          <w:numId w:val="7"/>
        </w:numPr>
      </w:pPr>
      <w:r>
        <w:rPr>
          <w:b/>
          <w:bCs/>
        </w:rPr>
        <w:t>What we learn.</w:t>
      </w:r>
      <w:r>
        <w:t xml:space="preserve"> A short reflection tied back to the tree: </w:t>
      </w:r>
      <w:r>
        <w:rPr>
          <w:i/>
          <w:iCs/>
        </w:rPr>
        <w:t>“By changing his beliefs, Mr. Alpha can change his actions — and build a safe, respectful home,”</w:t>
      </w:r>
      <w:r>
        <w:t xml:space="preserve"> followed by four prompts — </w:t>
      </w:r>
      <w:r>
        <w:rPr>
          <w:i/>
          <w:iCs/>
        </w:rPr>
        <w:t>What belief needs to change first? · What would a strong leader think here? · What action shows leadership, not control? · What home do we want for the family?</w:t>
      </w:r>
    </w:p>
    <w:p w:rsidR="00455D56" w:rsidRDefault="0028467E" w14:paraId="3299ADC8" w14:textId="77777777">
      <w:pPr>
        <w:pStyle w:val="Compact"/>
        <w:numPr>
          <w:ilvl w:val="0"/>
          <w:numId w:val="7"/>
        </w:numPr>
        <w:rPr>
          <w:ins w:author="Anu Krishnan" w:date="2026-07-15T09:57:00Z" w16du:dateUtc="2026-07-14T23:57:00Z" w:id="47"/>
        </w:rPr>
      </w:pPr>
      <w:r>
        <w:rPr>
          <w:b/>
          <w:bCs/>
        </w:rPr>
        <w:t>Why this matters.</w:t>
      </w:r>
      <w:r>
        <w:t xml:space="preserve"> The activity zooms out from one family to the wider issue. </w:t>
      </w:r>
      <w:ins w:author="Anu Krishnan" w:date="2026-07-15T09:56:00Z" w16du:dateUtc="2026-07-14T23:56:00Z" w:id="48">
        <w:r w:rsidR="00455D56">
          <w:t>Add a line to say that when i</w:t>
        </w:r>
      </w:ins>
      <w:ins w:author="Anu Krishnan" w:date="2026-07-15T09:57:00Z" w16du:dateUtc="2026-07-14T23:57:00Z" w:id="49">
        <w:r w:rsidR="00455D56">
          <w:t>ndividual families are safe, we are building safer communities and then zoom out.</w:t>
        </w:r>
      </w:ins>
    </w:p>
    <w:p w:rsidR="0033786D" w:rsidP="00455D56" w:rsidRDefault="0028467E" w14:paraId="05E50DF4" w14:textId="55337844">
      <w:pPr>
        <w:pStyle w:val="Compact"/>
        <w:ind w:left="720"/>
        <w:pPrChange w:author="Anu Krishnan" w:date="2026-07-15T09:57:00Z" w16du:dateUtc="2026-07-14T23:57:00Z" w:id="50">
          <w:pPr>
            <w:pStyle w:val="Compact"/>
            <w:numPr>
              <w:numId w:val="7"/>
            </w:numPr>
            <w:ind w:left="720" w:hanging="360"/>
          </w:pPr>
        </w:pPrChange>
      </w:pPr>
      <w:r>
        <w:t xml:space="preserve">It opens with one line, then a </w:t>
      </w:r>
      <w:r>
        <w:rPr>
          <w:b/>
          <w:bCs/>
        </w:rPr>
        <w:t>“Show the numbers” button</w:t>
      </w:r>
      <w:r>
        <w:t xml:space="preserve"> the player can choose to open — the key statistics appear only on that click (opt‑in, so they land as understanding rather than a shock), with a hopeful close — </w:t>
      </w:r>
      <w:r>
        <w:rPr>
          <w:i/>
          <w:iCs/>
        </w:rPr>
        <w:t>men can lead that change.</w:t>
      </w:r>
      <w:r>
        <w:t xml:space="preserve"> </w:t>
      </w:r>
      <w:r>
        <w:rPr>
          <w:b/>
          <w:bCs/>
        </w:rPr>
        <w:t>(Figures and sources to be confirmed — see Section 7.)</w:t>
      </w:r>
    </w:p>
    <w:p w:rsidR="0033786D" w:rsidRDefault="0028467E" w14:paraId="3F54EDFC" w14:textId="77777777">
      <w:pPr>
        <w:pStyle w:val="Compact"/>
        <w:numPr>
          <w:ilvl w:val="0"/>
          <w:numId w:val="7"/>
        </w:numPr>
      </w:pPr>
      <w:r>
        <w:rPr>
          <w:b/>
          <w:bCs/>
        </w:rPr>
        <w:t>Your turn to lead.</w:t>
      </w:r>
      <w:r>
        <w:t xml:space="preserve"> The player writes one small, real leadership action of their own — the pledge is what makes it theirs.</w:t>
      </w:r>
    </w:p>
    <w:p w:rsidR="0033786D" w:rsidRDefault="0028467E" w14:paraId="383AA211" w14:textId="77777777">
      <w:pPr>
        <w:pStyle w:val="Compact"/>
        <w:numPr>
          <w:ilvl w:val="0"/>
          <w:numId w:val="7"/>
        </w:numPr>
      </w:pPr>
      <w:r>
        <w:rPr>
          <w:b/>
          <w:bCs/>
        </w:rPr>
        <w:t>Support &amp; next steps.</w:t>
      </w:r>
      <w:r>
        <w:t xml:space="preserve"> The AMES </w:t>
      </w:r>
      <w:r>
        <w:rPr>
          <w:i/>
          <w:iCs/>
        </w:rPr>
        <w:t>Stop Violence Against Women</w:t>
      </w:r>
      <w:r>
        <w:t xml:space="preserve"> leadership course, Neighbourhood Houses, local men’s groups, and community/faith groups — plus the 1800RESPECT / 000 line.</w:t>
      </w:r>
    </w:p>
    <w:p w:rsidR="0033786D" w:rsidRDefault="0028467E" w14:paraId="3C683EBE" w14:textId="77777777">
      <w:r>
        <w:pict w14:anchorId="14D014FA">
          <v:rect id="_x0000_i1028" style="width:0;height:1.5pt" o:hr="t" o:hrstd="t" o:hralign="center"/>
        </w:pict>
      </w:r>
    </w:p>
    <w:p w:rsidR="0033786D" w:rsidRDefault="0028467E" w14:paraId="063BCD54" w14:textId="77777777">
      <w:pPr>
        <w:pStyle w:val="Heading2"/>
      </w:pPr>
      <w:bookmarkStart w:name="the-four-key-messages" w:id="51"/>
      <w:bookmarkEnd w:id="14"/>
      <w:bookmarkEnd w:id="46"/>
      <w:r>
        <w:t>4. The four key messages</w:t>
      </w:r>
    </w:p>
    <w:p w:rsidR="0033786D" w:rsidRDefault="0028467E" w14:paraId="3F40BBE0" w14:textId="77777777">
      <w:pPr>
        <w:pStyle w:val="FirstParagraph"/>
      </w:pPr>
      <w:r>
        <w:t>The activity is designed to land these, without ever stating them as slogans:</w:t>
      </w:r>
    </w:p>
    <w:p w:rsidR="0033786D" w:rsidRDefault="0028467E" w14:paraId="3174483C" w14:textId="4537DBBD">
      <w:pPr>
        <w:pStyle w:val="Compact"/>
        <w:numPr>
          <w:ilvl w:val="0"/>
          <w:numId w:val="8"/>
        </w:numPr>
      </w:pPr>
      <w:r>
        <w:t xml:space="preserve">Violence is </w:t>
      </w:r>
      <w:del w:author="Anu Krishnan" w:date="2026-07-15T09:58:00Z" w16du:dateUtc="2026-07-14T23:58:00Z" w:id="52">
        <w:r w:rsidDel="00455D56">
          <w:delText>not caused by culture alone</w:delText>
        </w:r>
      </w:del>
      <w:ins w:author="Anu Krishnan" w:date="2026-07-15T09:58:00Z" w16du:dateUtc="2026-07-14T23:58:00Z" w:id="53">
        <w:r w:rsidR="00455D56">
          <w:t>always a choice and caused by gender inequality</w:t>
        </w:r>
      </w:ins>
      <w:r>
        <w:t>.</w:t>
      </w:r>
    </w:p>
    <w:p w:rsidR="0033786D" w:rsidRDefault="0028467E" w14:paraId="5503E0B1" w14:textId="77777777">
      <w:pPr>
        <w:pStyle w:val="Compact"/>
        <w:numPr>
          <w:ilvl w:val="0"/>
          <w:numId w:val="8"/>
        </w:numPr>
      </w:pPr>
      <w:r>
        <w:t>Gender inequality, pressure and systems all matter.</w:t>
      </w:r>
    </w:p>
    <w:p w:rsidR="0033786D" w:rsidRDefault="0028467E" w14:paraId="10CFB74D" w14:textId="77777777">
      <w:pPr>
        <w:pStyle w:val="Compact"/>
        <w:numPr>
          <w:ilvl w:val="0"/>
          <w:numId w:val="8"/>
        </w:numPr>
      </w:pPr>
      <w:r>
        <w:t>Understanding causes helps prevent harm — it never excuses it.</w:t>
      </w:r>
    </w:p>
    <w:p w:rsidR="0033786D" w:rsidRDefault="0028467E" w14:paraId="0BB7C604" w14:textId="77777777">
      <w:pPr>
        <w:pStyle w:val="Compact"/>
        <w:numPr>
          <w:ilvl w:val="0"/>
          <w:numId w:val="8"/>
        </w:numPr>
      </w:pPr>
      <w:r>
        <w:t>Men can lead positive change.</w:t>
      </w:r>
    </w:p>
    <w:p w:rsidR="0033786D" w:rsidRDefault="0028467E" w14:paraId="24342E0B" w14:textId="77777777">
      <w:r>
        <w:pict w14:anchorId="0DC17C63">
          <v:rect id="_x0000_i1029" style="width:0;height:1.5pt" o:hr="t" o:hrstd="t" o:hralign="center"/>
        </w:pict>
      </w:r>
    </w:p>
    <w:p w:rsidR="0033786D" w:rsidRDefault="0028467E" w14:paraId="00D72462" w14:textId="77777777">
      <w:pPr>
        <w:pStyle w:val="Heading2"/>
      </w:pPr>
      <w:bookmarkStart w:name="X43e96e0482d3ff370fb91020cdac293a1f3d517" w:id="54"/>
      <w:bookmarkEnd w:id="51"/>
      <w:r>
        <w:t>5. How your Blueprint feedback has shaped the design</w:t>
      </w:r>
    </w:p>
    <w:p w:rsidR="0033786D" w:rsidRDefault="0028467E" w14:paraId="589B628C" w14:textId="77777777">
      <w:pPr>
        <w:pStyle w:val="FirstParagraph"/>
      </w:pPr>
      <w:r>
        <w:t>We worked through the review comments in your document. The key design decisions are:</w:t>
      </w:r>
    </w:p>
    <w:p w:rsidR="0033786D" w:rsidRDefault="0028467E" w14:paraId="5C206F5F" w14:textId="77777777">
      <w:pPr>
        <w:pStyle w:val="Compact"/>
        <w:numPr>
          <w:ilvl w:val="0"/>
          <w:numId w:val="9"/>
        </w:numPr>
      </w:pPr>
      <w:r>
        <w:rPr>
          <w:b/>
          <w:bCs/>
        </w:rPr>
        <w:t>Introduction</w:t>
      </w:r>
      <w:r>
        <w:t xml:space="preserve"> — opens by normalising migration/settlement as a period of stress and change (not with statistics), per Anu’s guidance.</w:t>
      </w:r>
    </w:p>
    <w:p w:rsidR="0033786D" w:rsidRDefault="0028467E" w14:paraId="635D84FF" w14:textId="77777777">
      <w:pPr>
        <w:pStyle w:val="Compact"/>
        <w:numPr>
          <w:ilvl w:val="0"/>
          <w:numId w:val="9"/>
        </w:numPr>
      </w:pPr>
      <w:r>
        <w:rPr>
          <w:b/>
          <w:bCs/>
        </w:rPr>
        <w:t>Scenario</w:t>
      </w:r>
      <w:r>
        <w:t xml:space="preserve"> — uses the softer, approved “alternative story”: </w:t>
      </w:r>
      <w:r>
        <w:rPr>
          <w:b/>
          <w:bCs/>
        </w:rPr>
        <w:t>no depicted violence or assault</w:t>
      </w:r>
      <w:r>
        <w:t>, framed on safety, equity and respect.</w:t>
      </w:r>
    </w:p>
    <w:p w:rsidR="0033786D" w:rsidRDefault="0028467E" w14:paraId="15C423A6" w14:textId="77777777">
      <w:pPr>
        <w:pStyle w:val="Compact"/>
        <w:numPr>
          <w:ilvl w:val="0"/>
          <w:numId w:val="9"/>
        </w:numPr>
      </w:pPr>
      <w:r>
        <w:rPr>
          <w:b/>
          <w:bCs/>
        </w:rPr>
        <w:t>Tone</w:t>
      </w:r>
      <w:r>
        <w:t xml:space="preserve"> — the causal chain stays gentle (“pressures → how we think → how we act → those around us”), and belief statements are toned down, per Anu.</w:t>
      </w:r>
    </w:p>
    <w:p w:rsidR="0033786D" w:rsidRDefault="0028467E" w14:paraId="20985832" w14:textId="77777777">
      <w:pPr>
        <w:pStyle w:val="Compact"/>
        <w:numPr>
          <w:ilvl w:val="0"/>
          <w:numId w:val="9"/>
        </w:numPr>
      </w:pPr>
      <w:r>
        <w:rPr>
          <w:b/>
          <w:bCs/>
        </w:rPr>
        <w:t>Beliefs &amp; attitudes</w:t>
      </w:r>
      <w:r>
        <w:t xml:space="preserve"> — combined into one step (“the soil”) for simplicity, as the Edu team confirmed.</w:t>
      </w:r>
    </w:p>
    <w:p w:rsidR="0033786D" w:rsidRDefault="0028467E" w14:paraId="0F7C352F" w14:textId="77777777">
      <w:pPr>
        <w:pStyle w:val="Compact"/>
        <w:numPr>
          <w:ilvl w:val="0"/>
          <w:numId w:val="9"/>
        </w:numPr>
      </w:pPr>
      <w:r>
        <w:rPr>
          <w:b/>
          <w:bCs/>
        </w:rPr>
        <w:t>Leadership model</w:t>
      </w:r>
      <w:r>
        <w:t xml:space="preserve"> — Phase 2 mirrors the “Leadership Growth Model” (respect not control, sharing power, help‑seeking, a safe and respectful home).</w:t>
      </w:r>
    </w:p>
    <w:p w:rsidR="0033786D" w:rsidRDefault="0028467E" w14:paraId="2B10F656" w14:textId="77777777">
      <w:pPr>
        <w:pStyle w:val="Compact"/>
        <w:numPr>
          <w:ilvl w:val="0"/>
          <w:numId w:val="9"/>
        </w:numPr>
      </w:pPr>
      <w:r>
        <w:rPr>
          <w:b/>
          <w:bCs/>
        </w:rPr>
        <w:t>Reflection prompts</w:t>
      </w:r>
      <w:r>
        <w:t xml:space="preserve"> — the four questions above are included in the takeaways.</w:t>
      </w:r>
    </w:p>
    <w:p w:rsidR="0033786D" w:rsidRDefault="0028467E" w14:paraId="44C705CD" w14:textId="77777777">
      <w:pPr>
        <w:pStyle w:val="Compact"/>
        <w:numPr>
          <w:ilvl w:val="0"/>
          <w:numId w:val="9"/>
        </w:numPr>
      </w:pPr>
      <w:r>
        <w:rPr>
          <w:b/>
          <w:bCs/>
        </w:rPr>
        <w:lastRenderedPageBreak/>
        <w:t>Migration pressure / loss of status</w:t>
      </w:r>
      <w:r>
        <w:t xml:space="preserve"> — a </w:t>
      </w:r>
      <w:r>
        <w:rPr>
          <w:b/>
          <w:bCs/>
        </w:rPr>
        <w:t>dedicated explainer screen</w:t>
      </w:r>
      <w:r>
        <w:t xml:space="preserve"> (Phase 1, step 3), using Ali’s ideas and tied to </w:t>
      </w:r>
      <w:r w:rsidRPr="00455D56">
        <w:rPr>
          <w:highlight w:val="yellow"/>
          <w:rPrChange w:author="Anu Krishnan" w:date="2026-07-15T09:59:00Z" w16du:dateUtc="2026-07-14T23:59:00Z" w:id="55">
            <w:rPr/>
          </w:rPrChange>
        </w:rPr>
        <w:t>Mr. Alpha</w:t>
      </w:r>
      <w:r>
        <w:t>.</w:t>
      </w:r>
    </w:p>
    <w:p w:rsidR="0033786D" w:rsidRDefault="0028467E" w14:paraId="22366B08" w14:textId="77777777">
      <w:pPr>
        <w:pStyle w:val="Compact"/>
        <w:numPr>
          <w:ilvl w:val="0"/>
          <w:numId w:val="9"/>
        </w:numPr>
      </w:pPr>
      <w:r>
        <w:rPr>
          <w:b/>
          <w:bCs/>
        </w:rPr>
        <w:t>Statistics</w:t>
      </w:r>
      <w:r>
        <w:t xml:space="preserve"> — placed at the </w:t>
      </w:r>
      <w:r>
        <w:rPr>
          <w:b/>
          <w:bCs/>
        </w:rPr>
        <w:t>end</w:t>
      </w:r>
      <w:r>
        <w:t>, per Anu.</w:t>
      </w:r>
    </w:p>
    <w:p w:rsidR="0033786D" w:rsidRDefault="0028467E" w14:paraId="1CB4D86B" w14:textId="77777777">
      <w:r>
        <w:pict w14:anchorId="52CD92F8">
          <v:rect id="_x0000_i1030" style="width:0;height:1.5pt" o:hr="t" o:hrstd="t" o:hralign="center"/>
        </w:pict>
      </w:r>
    </w:p>
    <w:p w:rsidR="0033786D" w:rsidRDefault="0028467E" w14:paraId="60DF316C" w14:textId="77777777">
      <w:pPr>
        <w:pStyle w:val="Heading2"/>
      </w:pPr>
      <w:bookmarkStart w:name="safeguards-in-the-design" w:id="56"/>
      <w:bookmarkEnd w:id="54"/>
      <w:r>
        <w:t>6. Safeguards in the design</w:t>
      </w:r>
    </w:p>
    <w:p w:rsidR="0033786D" w:rsidRDefault="0028467E" w14:paraId="6D77F10C" w14:textId="77777777">
      <w:pPr>
        <w:pStyle w:val="Compact"/>
        <w:numPr>
          <w:ilvl w:val="0"/>
          <w:numId w:val="10"/>
        </w:numPr>
      </w:pPr>
      <w:r>
        <w:t xml:space="preserve">Pressures and impacts are </w:t>
      </w:r>
      <w:r>
        <w:rPr>
          <w:b/>
          <w:bCs/>
        </w:rPr>
        <w:t>never</w:t>
      </w:r>
      <w:r>
        <w:t xml:space="preserve"> a “wrong answer” — a man is not blamed for migration stress, money, isolation or loss of status.</w:t>
      </w:r>
    </w:p>
    <w:p w:rsidR="0033786D" w:rsidRDefault="0028467E" w14:paraId="2D673A05" w14:textId="77777777">
      <w:pPr>
        <w:pStyle w:val="Compact"/>
        <w:numPr>
          <w:ilvl w:val="0"/>
          <w:numId w:val="10"/>
        </w:numPr>
      </w:pPr>
      <w:r>
        <w:rPr>
          <w:b/>
          <w:bCs/>
        </w:rPr>
        <w:t>Help‑seeking always helps</w:t>
      </w:r>
      <w:r>
        <w:t>; harmful responses never “heal” the tree.</w:t>
      </w:r>
    </w:p>
    <w:p w:rsidR="0033786D" w:rsidRDefault="0028467E" w14:paraId="6C299194" w14:textId="77777777">
      <w:pPr>
        <w:pStyle w:val="Compact"/>
        <w:numPr>
          <w:ilvl w:val="0"/>
          <w:numId w:val="10"/>
        </w:numPr>
      </w:pPr>
      <w:r>
        <w:rPr>
          <w:b/>
          <w:bCs/>
        </w:rPr>
        <w:t>No outcome is caused by the pressure itself</w:t>
      </w:r>
      <w:r>
        <w:t xml:space="preserve"> — outcomes follow the rebuilding choices.</w:t>
      </w:r>
    </w:p>
    <w:p w:rsidR="0033786D" w:rsidRDefault="0028467E" w14:paraId="11C2CAB6" w14:textId="77777777">
      <w:pPr>
        <w:pStyle w:val="Compact"/>
        <w:numPr>
          <w:ilvl w:val="0"/>
          <w:numId w:val="10"/>
        </w:numPr>
      </w:pPr>
      <w:r>
        <w:t xml:space="preserve">The </w:t>
      </w:r>
      <w:r>
        <w:rPr>
          <w:b/>
          <w:bCs/>
        </w:rPr>
        <w:t>damaged</w:t>
      </w:r>
      <w:r>
        <w:t xml:space="preserve"> ending is always reversible; the player can always try again.</w:t>
      </w:r>
    </w:p>
    <w:p w:rsidR="0033786D" w:rsidRDefault="0028467E" w14:paraId="78E769FA" w14:textId="77777777">
      <w:pPr>
        <w:pStyle w:val="Compact"/>
        <w:numPr>
          <w:ilvl w:val="0"/>
          <w:numId w:val="10"/>
        </w:numPr>
      </w:pPr>
      <w:r>
        <w:t xml:space="preserve">The </w:t>
      </w:r>
      <w:r>
        <w:rPr>
          <w:b/>
          <w:bCs/>
        </w:rPr>
        <w:t>support line is on every screen</w:t>
      </w:r>
      <w:r>
        <w:t>. No shame or scoring language anywhere.</w:t>
      </w:r>
    </w:p>
    <w:p w:rsidR="0033786D" w:rsidRDefault="0028467E" w14:paraId="60D98F0F" w14:textId="77777777">
      <w:r>
        <w:pict w14:anchorId="338C05FE">
          <v:rect id="_x0000_i1031" style="width:0;height:1.5pt" o:hr="t" o:hrstd="t" o:hralign="center"/>
        </w:pict>
      </w:r>
    </w:p>
    <w:p w:rsidR="0033786D" w:rsidRDefault="0028467E" w14:paraId="15521A61" w14:textId="77777777">
      <w:pPr>
        <w:pStyle w:val="Heading2"/>
      </w:pPr>
      <w:bookmarkStart w:name="your-decisions-confirmed" w:id="57"/>
      <w:bookmarkEnd w:id="56"/>
      <w:r>
        <w:t>7. Your decisions — confirmed</w:t>
      </w:r>
    </w:p>
    <w:p w:rsidR="0033786D" w:rsidRDefault="0028467E" w14:paraId="09CAAC3F" w14:textId="77777777">
      <w:pPr>
        <w:pStyle w:val="FirstParagraph"/>
      </w:pPr>
      <w:r>
        <w:t>The Education and PVAW teams have reviewed our questions and answered them. For the record:</w:t>
      </w:r>
    </w:p>
    <w:tbl>
      <w:tblPr>
        <w:tblStyle w:val="Table"/>
        <w:tblW w:w="5000" w:type="pct"/>
        <w:jc w:val="center"/>
        <w:tblBorders>
          <w:top w:val="single" w:color="C3CCD3" w:sz="4" w:space="0"/>
          <w:left w:val="single" w:color="C3CCD3" w:sz="4" w:space="0"/>
          <w:bottom w:val="single" w:color="C3CCD3" w:sz="4" w:space="0"/>
          <w:right w:val="single" w:color="C3CCD3" w:sz="4" w:space="0"/>
          <w:insideH w:val="single" w:color="C3CCD3" w:sz="4" w:space="0"/>
          <w:insideV w:val="single" w:color="C3CCD3" w:sz="4" w:space="0"/>
        </w:tblBorders>
        <w:tblLayout w:type="fixed"/>
        <w:tblCellMar>
          <w:top w:w="40" w:type="dxa"/>
          <w:left w:w="90" w:type="dxa"/>
          <w:bottom w:w="40" w:type="dxa"/>
          <w:right w:w="90" w:type="dxa"/>
        </w:tblCellMar>
        <w:tblLook w:val="0020" w:firstRow="1" w:lastRow="0" w:firstColumn="0" w:lastColumn="0" w:noHBand="0" w:noVBand="0"/>
      </w:tblPr>
      <w:tblGrid>
        <w:gridCol w:w="2578"/>
        <w:gridCol w:w="7348"/>
      </w:tblGrid>
      <w:tr w:rsidR="0033786D" w:rsidTr="0033786D" w14:paraId="07A0467D" w14:textId="77777777">
        <w:trPr>
          <w:cnfStyle w:val="100000000000" w:firstRow="1" w:lastRow="0" w:firstColumn="0" w:lastColumn="0" w:oddVBand="0" w:evenVBand="0" w:oddHBand="0" w:evenHBand="0" w:firstRowFirstColumn="0" w:firstRowLastColumn="0" w:lastRowFirstColumn="0" w:lastRowLastColumn="0"/>
          <w:tblHeader/>
          <w:jc w:val="center"/>
        </w:trPr>
        <w:tc>
          <w:tcPr>
            <w:tcW w:w="2580" w:type="dxa"/>
            <w:shd w:val="clear" w:color="auto" w:fill="34495E"/>
            <w:vAlign w:val="top"/>
          </w:tcPr>
          <w:p w:rsidR="0033786D" w:rsidRDefault="0028467E" w14:paraId="3F3E986C" w14:textId="77777777">
            <w:pPr>
              <w:pStyle w:val="Compact"/>
              <w:spacing w:before="40" w:after="40"/>
            </w:pPr>
            <w:r>
              <w:rPr>
                <w:rFonts w:ascii="Calibri" w:hAnsi="Calibri"/>
                <w:b/>
                <w:color w:val="FFFFFF"/>
                <w:sz w:val="20"/>
              </w:rPr>
              <w:t>Question</w:t>
            </w:r>
          </w:p>
        </w:tc>
        <w:tc>
          <w:tcPr>
            <w:tcW w:w="7356" w:type="dxa"/>
            <w:shd w:val="clear" w:color="auto" w:fill="34495E"/>
            <w:vAlign w:val="top"/>
          </w:tcPr>
          <w:p w:rsidR="0033786D" w:rsidRDefault="0028467E" w14:paraId="5F6A2F2A" w14:textId="77777777">
            <w:pPr>
              <w:pStyle w:val="Compact"/>
              <w:spacing w:before="40" w:after="40"/>
            </w:pPr>
            <w:r>
              <w:rPr>
                <w:rFonts w:ascii="Calibri" w:hAnsi="Calibri"/>
                <w:b/>
                <w:color w:val="FFFFFF"/>
                <w:sz w:val="20"/>
              </w:rPr>
              <w:t>Decision</w:t>
            </w:r>
          </w:p>
        </w:tc>
      </w:tr>
      <w:tr w:rsidR="0033786D" w:rsidTr="0033786D" w14:paraId="09F90306" w14:textId="77777777">
        <w:trPr>
          <w:jc w:val="center"/>
        </w:trPr>
        <w:tc>
          <w:tcPr>
            <w:tcW w:w="2580" w:type="dxa"/>
          </w:tcPr>
          <w:p w:rsidR="0033786D" w:rsidRDefault="0028467E" w14:paraId="2ABCCFED" w14:textId="77777777">
            <w:pPr>
              <w:pStyle w:val="Compact"/>
              <w:spacing w:before="40" w:after="40"/>
            </w:pPr>
            <w:r>
              <w:rPr>
                <w:rFonts w:ascii="Calibri" w:hAnsi="Calibri"/>
                <w:b/>
                <w:bCs/>
                <w:color w:val="22282D"/>
                <w:sz w:val="20"/>
              </w:rPr>
              <w:t>Beliefs vs. attitudes</w:t>
            </w:r>
          </w:p>
        </w:tc>
        <w:tc>
          <w:tcPr>
            <w:tcW w:w="7356" w:type="dxa"/>
          </w:tcPr>
          <w:p w:rsidR="0033786D" w:rsidRDefault="0028467E" w14:paraId="28817883" w14:textId="77777777">
            <w:pPr>
              <w:pStyle w:val="Compact"/>
              <w:spacing w:before="40" w:after="40"/>
            </w:pPr>
            <w:r>
              <w:rPr>
                <w:rFonts w:ascii="Calibri" w:hAnsi="Calibri"/>
                <w:b/>
                <w:bCs/>
                <w:color w:val="22282D"/>
                <w:sz w:val="20"/>
              </w:rPr>
              <w:t>Combine into one step</w:t>
            </w:r>
            <w:r>
              <w:rPr>
                <w:rFonts w:ascii="Calibri" w:hAnsi="Calibri"/>
                <w:color w:val="22282D"/>
                <w:sz w:val="20"/>
              </w:rPr>
              <w:t xml:space="preserve"> (“the soil”) — confirmed.</w:t>
            </w:r>
          </w:p>
        </w:tc>
      </w:tr>
      <w:tr w:rsidR="0033786D" w:rsidTr="0033786D" w14:paraId="7899F057" w14:textId="77777777">
        <w:trPr>
          <w:jc w:val="center"/>
        </w:trPr>
        <w:tc>
          <w:tcPr>
            <w:tcW w:w="2580" w:type="dxa"/>
            <w:shd w:val="clear" w:color="auto" w:fill="EEF2F5"/>
          </w:tcPr>
          <w:p w:rsidR="0033786D" w:rsidRDefault="0028467E" w14:paraId="30F5B0F5" w14:textId="77777777">
            <w:pPr>
              <w:pStyle w:val="Compact"/>
              <w:spacing w:before="40" w:after="40"/>
            </w:pPr>
            <w:r>
              <w:rPr>
                <w:rFonts w:ascii="Calibri" w:hAnsi="Calibri"/>
                <w:b/>
                <w:bCs/>
                <w:color w:val="22282D"/>
                <w:sz w:val="20"/>
              </w:rPr>
              <w:t>Migration‑pressure / loss‑of‑status explainer</w:t>
            </w:r>
          </w:p>
        </w:tc>
        <w:tc>
          <w:tcPr>
            <w:tcW w:w="7356" w:type="dxa"/>
            <w:shd w:val="clear" w:color="auto" w:fill="EEF2F5"/>
          </w:tcPr>
          <w:p w:rsidR="0033786D" w:rsidRDefault="0028467E" w14:paraId="5C926E2F" w14:textId="77777777">
            <w:pPr>
              <w:pStyle w:val="Compact"/>
              <w:spacing w:before="40" w:after="40"/>
            </w:pPr>
            <w:r>
              <w:rPr>
                <w:rFonts w:ascii="Calibri" w:hAnsi="Calibri"/>
                <w:b/>
                <w:bCs/>
                <w:color w:val="22282D"/>
                <w:sz w:val="20"/>
              </w:rPr>
              <w:t>Include a dedicated screen</w:t>
            </w:r>
            <w:r>
              <w:rPr>
                <w:rFonts w:ascii="Calibri" w:hAnsi="Calibri"/>
                <w:color w:val="22282D"/>
                <w:sz w:val="20"/>
              </w:rPr>
              <w:t xml:space="preserve"> with Ali’s ideas — planned (Phase 1, step 3).</w:t>
            </w:r>
          </w:p>
        </w:tc>
      </w:tr>
      <w:tr w:rsidR="0033786D" w:rsidTr="0033786D" w14:paraId="7A54EC29" w14:textId="77777777">
        <w:trPr>
          <w:jc w:val="center"/>
        </w:trPr>
        <w:tc>
          <w:tcPr>
            <w:tcW w:w="2580" w:type="dxa"/>
          </w:tcPr>
          <w:p w:rsidR="0033786D" w:rsidRDefault="0028467E" w14:paraId="44A62FB1" w14:textId="77777777">
            <w:pPr>
              <w:pStyle w:val="Compact"/>
              <w:spacing w:before="40" w:after="40"/>
            </w:pPr>
            <w:r>
              <w:rPr>
                <w:rFonts w:ascii="Calibri" w:hAnsi="Calibri"/>
                <w:b/>
                <w:bCs/>
                <w:color w:val="22282D"/>
                <w:sz w:val="20"/>
              </w:rPr>
              <w:t>Scenario detail</w:t>
            </w:r>
            <w:r>
              <w:rPr>
                <w:rFonts w:ascii="Calibri" w:hAnsi="Calibri"/>
                <w:color w:val="22282D"/>
                <w:sz w:val="20"/>
              </w:rPr>
              <w:t xml:space="preserve"> (school / support‑service beat)</w:t>
            </w:r>
          </w:p>
        </w:tc>
        <w:tc>
          <w:tcPr>
            <w:tcW w:w="7356" w:type="dxa"/>
          </w:tcPr>
          <w:p w:rsidR="0033786D" w:rsidRDefault="0028467E" w14:paraId="36807D55" w14:textId="77777777">
            <w:pPr>
              <w:pStyle w:val="Compact"/>
              <w:spacing w:before="40" w:after="40"/>
            </w:pPr>
            <w:r>
              <w:rPr>
                <w:rFonts w:ascii="Calibri" w:hAnsi="Calibri"/>
                <w:b/>
                <w:bCs/>
                <w:color w:val="22282D"/>
                <w:sz w:val="20"/>
              </w:rPr>
              <w:t>Left to our discretion</w:t>
            </w:r>
            <w:r>
              <w:rPr>
                <w:rFonts w:ascii="Calibri" w:hAnsi="Calibri"/>
                <w:color w:val="22282D"/>
                <w:sz w:val="20"/>
              </w:rPr>
              <w:t xml:space="preserve"> — we plan to keep it general for a simpler, clearer flow.</w:t>
            </w:r>
          </w:p>
        </w:tc>
      </w:tr>
      <w:tr w:rsidR="0033786D" w:rsidTr="0033786D" w14:paraId="297B1525" w14:textId="77777777">
        <w:trPr>
          <w:jc w:val="center"/>
        </w:trPr>
        <w:tc>
          <w:tcPr>
            <w:tcW w:w="2580" w:type="dxa"/>
            <w:shd w:val="clear" w:color="auto" w:fill="EEF2F5"/>
          </w:tcPr>
          <w:p w:rsidR="0033786D" w:rsidRDefault="0028467E" w14:paraId="26F4C946" w14:textId="77777777">
            <w:pPr>
              <w:pStyle w:val="Compact"/>
              <w:spacing w:before="40" w:after="40"/>
            </w:pPr>
            <w:r>
              <w:rPr>
                <w:rFonts w:ascii="Calibri" w:hAnsi="Calibri"/>
                <w:b/>
                <w:bCs/>
                <w:color w:val="22282D"/>
                <w:sz w:val="20"/>
              </w:rPr>
              <w:t>Statistics</w:t>
            </w:r>
          </w:p>
        </w:tc>
        <w:tc>
          <w:tcPr>
            <w:tcW w:w="7356" w:type="dxa"/>
            <w:shd w:val="clear" w:color="auto" w:fill="EEF2F5"/>
          </w:tcPr>
          <w:p w:rsidR="0033786D" w:rsidRDefault="0028467E" w14:paraId="17DA36F5" w14:textId="77777777">
            <w:pPr>
              <w:pStyle w:val="Compact"/>
              <w:spacing w:before="40" w:after="40"/>
            </w:pPr>
            <w:r>
              <w:rPr>
                <w:rFonts w:ascii="Calibri" w:hAnsi="Calibri"/>
                <w:b/>
                <w:bCs/>
                <w:color w:val="22282D"/>
                <w:sz w:val="20"/>
              </w:rPr>
              <w:t>Keep them at the end</w:t>
            </w:r>
            <w:r>
              <w:rPr>
                <w:rFonts w:ascii="Calibri" w:hAnsi="Calibri"/>
                <w:color w:val="22282D"/>
                <w:sz w:val="20"/>
              </w:rPr>
              <w:t xml:space="preserve"> (the “Why this matters” screen) — confirmed.</w:t>
            </w:r>
          </w:p>
        </w:tc>
      </w:tr>
      <w:tr w:rsidR="0033786D" w:rsidTr="0033786D" w14:paraId="32F6706C" w14:textId="77777777">
        <w:trPr>
          <w:jc w:val="center"/>
        </w:trPr>
        <w:tc>
          <w:tcPr>
            <w:tcW w:w="2580" w:type="dxa"/>
          </w:tcPr>
          <w:p w:rsidR="0033786D" w:rsidRDefault="0028467E" w14:paraId="71E6F27F" w14:textId="77777777">
            <w:pPr>
              <w:pStyle w:val="Compact"/>
              <w:spacing w:before="40" w:after="40"/>
            </w:pPr>
            <w:r>
              <w:rPr>
                <w:rFonts w:ascii="Calibri" w:hAnsi="Calibri"/>
                <w:b/>
                <w:bCs/>
                <w:color w:val="22282D"/>
                <w:sz w:val="20"/>
              </w:rPr>
              <w:t>Videos</w:t>
            </w:r>
          </w:p>
        </w:tc>
        <w:tc>
          <w:tcPr>
            <w:tcW w:w="7356" w:type="dxa"/>
          </w:tcPr>
          <w:p w:rsidR="0033786D" w:rsidRDefault="0028467E" w14:paraId="43F1EBF8" w14:textId="77777777">
            <w:pPr>
              <w:pStyle w:val="Compact"/>
              <w:spacing w:before="40" w:after="40"/>
            </w:pPr>
            <w:r>
              <w:rPr>
                <w:rFonts w:ascii="Calibri" w:hAnsi="Calibri"/>
                <w:b/>
                <w:bCs/>
                <w:color w:val="22282D"/>
                <w:sz w:val="20"/>
              </w:rPr>
              <w:t>Not in this release</w:t>
            </w:r>
            <w:r>
              <w:rPr>
                <w:rFonts w:ascii="Calibri" w:hAnsi="Calibri"/>
                <w:color w:val="22282D"/>
                <w:sz w:val="20"/>
              </w:rPr>
              <w:t xml:space="preserve"> — timeline constraints. Interactive screens (with voiceover, Section 9) instead.</w:t>
            </w:r>
          </w:p>
        </w:tc>
      </w:tr>
      <w:tr w:rsidR="0033786D" w:rsidTr="0033786D" w14:paraId="62ED46C4" w14:textId="77777777">
        <w:trPr>
          <w:jc w:val="center"/>
        </w:trPr>
        <w:tc>
          <w:tcPr>
            <w:tcW w:w="2580" w:type="dxa"/>
            <w:shd w:val="clear" w:color="auto" w:fill="EEF2F5"/>
          </w:tcPr>
          <w:p w:rsidR="0033786D" w:rsidRDefault="0028467E" w14:paraId="3343A538" w14:textId="77777777">
            <w:pPr>
              <w:pStyle w:val="Compact"/>
              <w:spacing w:before="40" w:after="40"/>
            </w:pPr>
            <w:r>
              <w:rPr>
                <w:rFonts w:ascii="Calibri" w:hAnsi="Calibri"/>
                <w:b/>
                <w:bCs/>
                <w:color w:val="22282D"/>
                <w:sz w:val="20"/>
              </w:rPr>
              <w:t>Multiple pathways</w:t>
            </w:r>
          </w:p>
        </w:tc>
        <w:tc>
          <w:tcPr>
            <w:tcW w:w="7356" w:type="dxa"/>
            <w:shd w:val="clear" w:color="auto" w:fill="EEF2F5"/>
          </w:tcPr>
          <w:p w:rsidR="0033786D" w:rsidRDefault="0028467E" w14:paraId="452621D8" w14:textId="77777777">
            <w:pPr>
              <w:pStyle w:val="Compact"/>
              <w:spacing w:before="40" w:after="40"/>
            </w:pPr>
            <w:r>
              <w:rPr>
                <w:rFonts w:ascii="Calibri" w:hAnsi="Calibri"/>
                <w:b/>
                <w:bCs/>
                <w:color w:val="22282D"/>
                <w:sz w:val="20"/>
              </w:rPr>
              <w:t>One scenario with a couple of pathways</w:t>
            </w:r>
            <w:r>
              <w:rPr>
                <w:rFonts w:ascii="Calibri" w:hAnsi="Calibri"/>
                <w:color w:val="22282D"/>
                <w:sz w:val="20"/>
              </w:rPr>
              <w:t xml:space="preserve"> for this launch — confirmed.</w:t>
            </w:r>
          </w:p>
        </w:tc>
      </w:tr>
    </w:tbl>
    <w:p w:rsidR="0033786D" w:rsidP="63FBC33E" w:rsidRDefault="0028467E" w14:paraId="2789CFAF" w14:textId="6D0E194F">
      <w:pPr>
        <w:pStyle w:val="BodyText"/>
        <w:spacing w:before="0" w:beforeAutospacing="off" w:after="0" w:afterAutospacing="off" w:line="300" w:lineRule="auto"/>
        <w:rPr>
          <w:ins w:author="Ali Yaghobi" w:date="2026-07-16T00:53:08.363Z" w16du:dateUtc="2026-07-16T00:53:08.363Z" w:id="1221176535"/>
          <w:rFonts w:ascii="Segoe UI" w:hAnsi="Segoe UI" w:eastAsia="Segoe UI" w:cs="Segoe UI"/>
          <w:b w:val="0"/>
          <w:bCs w:val="0"/>
          <w:i w:val="0"/>
          <w:iCs w:val="0"/>
          <w:noProof w:val="0"/>
          <w:sz w:val="21"/>
          <w:szCs w:val="21"/>
          <w:lang w:val="en-US"/>
        </w:rPr>
      </w:pPr>
      <w:r w:rsidRPr="63FBC33E" w:rsidR="0028467E">
        <w:rPr>
          <w:b w:val="1"/>
          <w:bCs w:val="1"/>
        </w:rPr>
        <w:t xml:space="preserve">Still to </w:t>
      </w:r>
      <w:r w:rsidRPr="63FBC33E" w:rsidR="0028467E">
        <w:rPr>
          <w:b w:val="1"/>
          <w:bCs w:val="1"/>
        </w:rPr>
        <w:t>finalise</w:t>
      </w:r>
      <w:r w:rsidRPr="63FBC33E" w:rsidR="0028467E">
        <w:rPr>
          <w:b w:val="1"/>
          <w:bCs w:val="1"/>
        </w:rPr>
        <w:t xml:space="preserve"> — statistics wording &amp; sources.</w:t>
      </w:r>
      <w:r w:rsidR="0028467E">
        <w:rPr/>
        <w:t xml:space="preserve"> The three figures for the “Why </w:t>
      </w:r>
      <w:r w:rsidR="0028467E">
        <w:rPr/>
        <w:t>this matters</w:t>
      </w:r>
      <w:r w:rsidR="0028467E">
        <w:rPr/>
        <w:t>” screen (</w:t>
      </w:r>
      <w:r w:rsidRPr="63FBC33E" w:rsidR="0028467E">
        <w:rPr>
          <w:i w:val="1"/>
          <w:iCs w:val="1"/>
        </w:rPr>
        <w:t>~</w:t>
      </w:r>
      <w:del w:author="Ali Yaghobi" w:date="2026-07-16T00:50:49.37Z" w16du:dateUtc="2026-07-16T00:50:49.37Z" w:id="1854223534">
        <w:r w:rsidRPr="63FBC33E" w:rsidDel="0028467E">
          <w:rPr>
            <w:i w:val="1"/>
            <w:iCs w:val="1"/>
          </w:rPr>
          <w:delText>one woman a week killed by a current or former partner</w:delText>
        </w:r>
      </w:del>
      <w:ins w:author="Ali Yaghobi" w:date="2026-07-16T00:50:53.961Z" w16du:dateUtc="2026-07-16T00:50:53.961Z" w:id="246614425">
        <w:r w:rsidRPr="63FBC33E" w:rsidR="4CF0F597">
          <w:rPr>
            <w:i w:val="1"/>
            <w:iCs w:val="1"/>
          </w:rPr>
          <w:t xml:space="preserve"> </w:t>
        </w:r>
        <w:r w:rsidRPr="63FBC33E" w:rsidR="4CF0F597">
          <w:rPr>
            <w:rFonts w:ascii="Segoe UI" w:hAnsi="Segoe UI" w:eastAsia="Segoe UI" w:cs="Segoe UI"/>
            <w:b w:val="0"/>
            <w:bCs w:val="0"/>
            <w:i w:val="0"/>
            <w:iCs w:val="0"/>
            <w:noProof w:val="0"/>
            <w:sz w:val="21"/>
            <w:szCs w:val="21"/>
            <w:lang w:val="en-US"/>
          </w:rPr>
          <w:t>On average, one woman per week was killed by a current or former intimate partner in Australia</w:t>
        </w:r>
      </w:ins>
      <w:ins w:author="Ali Yaghobi" w:date="2026-07-16T00:51:03.316Z" w16du:dateUtc="2026-07-16T00:51:03.316Z" w:id="547053589">
        <w:r w:rsidRPr="63FBC33E" w:rsidR="4CF0F597">
          <w:rPr>
            <w:rFonts w:ascii="Segoe UI" w:hAnsi="Segoe UI" w:eastAsia="Segoe UI" w:cs="Segoe UI"/>
            <w:b w:val="0"/>
            <w:bCs w:val="0"/>
            <w:i w:val="0"/>
            <w:iCs w:val="0"/>
            <w:noProof w:val="0"/>
            <w:sz w:val="21"/>
            <w:szCs w:val="21"/>
            <w:lang w:val="en-US"/>
          </w:rPr>
          <w:t>)</w:t>
        </w:r>
      </w:ins>
      <w:ins w:author="Ali Yaghobi" w:date="2026-07-16T00:53:07.276Z" w16du:dateUtc="2026-07-16T00:53:07.276Z" w:id="1104389541">
        <w:r w:rsidRPr="63FBC33E" w:rsidR="30390D5C">
          <w:rPr>
            <w:rFonts w:ascii="Segoe UI" w:hAnsi="Segoe UI" w:eastAsia="Segoe UI" w:cs="Segoe UI"/>
            <w:b w:val="0"/>
            <w:bCs w:val="0"/>
            <w:i w:val="0"/>
            <w:iCs w:val="0"/>
            <w:noProof w:val="0"/>
            <w:sz w:val="21"/>
            <w:szCs w:val="21"/>
            <w:lang w:val="en-US"/>
          </w:rPr>
          <w:t>, Gender-based violence costs Australia $26 billion a year</w:t>
        </w:r>
      </w:ins>
      <w:commentRangeStart w:id="1655432207"/>
      <w:commentRangeEnd w:id="1655432207"/>
      <w:r>
        <w:rPr>
          <w:rStyle w:val="CommentReference"/>
        </w:rPr>
        <w:commentReference w:id="1655432207"/>
      </w:r>
      <w:commentRangeStart w:id="59"/>
      <w:commentRangeStart w:id="1503821820"/>
    </w:p>
    <w:p w:rsidR="0033786D" w:rsidP="63FBC33E" w:rsidRDefault="0028467E" w14:paraId="3676430E" w14:textId="5DB25A70">
      <w:pPr>
        <w:pStyle w:val="BodyText"/>
        <w:spacing w:before="0" w:beforeAutospacing="off" w:after="0" w:afterAutospacing="off" w:line="300" w:lineRule="auto"/>
        <w:rPr>
          <w:ins w:author="Ali Yaghobi" w:date="2026-07-16T00:50:55.027Z" w16du:dateUtc="2026-07-16T00:50:55.027Z" w:id="1667829429"/>
          <w:rFonts w:ascii="Segoe UI" w:hAnsi="Segoe UI" w:eastAsia="Segoe UI" w:cs="Segoe UI"/>
          <w:b w:val="0"/>
          <w:bCs w:val="0"/>
          <w:i w:val="0"/>
          <w:iCs w:val="0"/>
          <w:noProof w:val="0"/>
          <w:sz w:val="21"/>
          <w:szCs w:val="21"/>
          <w:lang w:val="en-US"/>
        </w:rPr>
      </w:pPr>
    </w:p>
    <w:p w:rsidR="0033786D" w:rsidP="63FBC33E" w:rsidRDefault="0028467E" w14:paraId="561892E8" w14:textId="1D477587">
      <w:pPr>
        <w:pStyle w:val="BodyText"/>
        <w:spacing w:before="0" w:beforeAutospacing="off" w:after="0" w:afterAutospacing="off" w:line="300" w:lineRule="auto"/>
        <w:rPr>
          <w:ins w:author="Ali Yaghobi" w:date="2026-07-16T00:59:34.061Z" w16du:dateUtc="2026-07-16T00:59:34.061Z" w:id="773207282"/>
        </w:rPr>
      </w:pPr>
      <w:r w:rsidRPr="63FBC33E" w:rsidR="0028467E">
        <w:rPr>
          <w:i w:val="1"/>
          <w:iCs w:val="1"/>
        </w:rPr>
        <w:t xml:space="preserve">; </w:t>
      </w:r>
      <w:del w:author="Ali Yaghobi" w:date="2026-07-16T00:54:30.205Z" w16du:dateUtc="2026-07-16T00:54:30.205Z" w:id="875563315">
        <w:r w:rsidRPr="63FBC33E" w:rsidDel="0028467E">
          <w:rPr>
            <w:i w:val="1"/>
            <w:iCs w:val="1"/>
          </w:rPr>
          <w:delText>~</w:delText>
        </w:r>
        <w:r w:rsidRPr="63FBC33E" w:rsidDel="0028467E">
          <w:rPr>
            <w:i w:val="1"/>
            <w:iCs w:val="1"/>
          </w:rPr>
          <w:delText>$26 billion</w:delText>
        </w:r>
        <w:r w:rsidRPr="63FBC33E" w:rsidDel="0028467E">
          <w:rPr>
            <w:i w:val="1"/>
            <w:iCs w:val="1"/>
          </w:rPr>
          <w:delText xml:space="preserve"> a year; 1 in 2 women sexually harassed</w:delText>
        </w:r>
        <w:r w:rsidDel="0028467E">
          <w:delText>) are to be confirmed</w:delText>
        </w:r>
      </w:del>
      <w:r w:rsidR="0028467E">
        <w:rPr/>
        <w:t>.</w:t>
      </w:r>
      <w:del w:author="Anu Krishnan" w:date="2026-07-15T10:01:00Z" w16du:dateUtc="2026-07-15T00:01:00Z" w:id="92121280">
        <w:r w:rsidDel="0028467E">
          <w:delText xml:space="preserve"> </w:delText>
        </w:r>
      </w:del>
      <w:ins w:author="Ali Yaghobi" w:date="2026-07-16T00:59:34.061Z" w16du:dateUtc="2026-07-16T00:59:34.061Z" w:id="794808870">
        <w:r w:rsidRPr="63FBC33E" w:rsidR="29AC9B81">
          <w:rPr>
            <w:rFonts w:ascii="Segoe UI" w:hAnsi="Segoe UI" w:eastAsia="Segoe UI" w:cs="Segoe UI"/>
            <w:b w:val="0"/>
            <w:bCs w:val="0"/>
            <w:i w:val="0"/>
            <w:iCs w:val="0"/>
            <w:noProof w:val="0"/>
            <w:sz w:val="21"/>
            <w:szCs w:val="21"/>
            <w:lang w:val="en-US"/>
          </w:rPr>
          <w:t>1 in 2 women have experienced sexual harassment.</w:t>
        </w:r>
        <w:r w:rsidR="29AC9B81">
          <w:t xml:space="preserve"> </w:t>
        </w:r>
      </w:ins>
      <w:commentRangeStart w:id="1174877367"/>
      <w:commentRangeEnd w:id="1174877367"/>
      <w:r>
        <w:rPr>
          <w:rStyle w:val="CommentReference"/>
        </w:rPr>
        <w:commentReference w:id="1174877367"/>
      </w:r>
    </w:p>
    <w:p w:rsidR="0033786D" w:rsidRDefault="0028467E" w14:paraId="43C0AB3D" w14:textId="62D6AE68">
      <w:pPr>
        <w:pStyle w:val="BodyText"/>
      </w:pPr>
      <w:del w:author="Anu Krishnan" w:date="2026-07-15T10:01:00Z" w16du:dateUtc="2026-07-15T00:01:00Z" w:id="234861014">
        <w:r w:rsidDel="0028467E">
          <w:delText xml:space="preserve">Please confirm the </w:delText>
        </w:r>
        <w:r w:rsidRPr="63FBC33E" w:rsidDel="0028467E">
          <w:rPr>
            <w:b w:val="1"/>
            <w:bCs w:val="1"/>
          </w:rPr>
          <w:delText>exact figures and the sources</w:delText>
        </w:r>
        <w:r w:rsidDel="0028467E">
          <w:delText xml:space="preserve"> we should cite (e.g. AIC, KPMG, AHRC) so we can finalise that screen before </w:delText>
        </w:r>
      </w:del>
      <w:del w:author="Anu Krishnan" w:date="2026-07-15T10:01:00Z" w16du:dateUtc="2026-07-15T00:01:00Z" w:id="124890978">
        <w:r w:rsidDel="0028467E">
          <w:delText>launch</w:delText>
        </w:r>
      </w:del>
      <w:commentRangeEnd w:id="59"/>
      <w:r>
        <w:rPr>
          <w:rStyle w:val="CommentReference"/>
        </w:rPr>
        <w:commentReference w:id="59"/>
      </w:r>
      <w:commentRangeEnd w:id="1503821820"/>
      <w:r>
        <w:rPr>
          <w:rStyle w:val="CommentReference"/>
        </w:rPr>
        <w:commentReference w:id="1503821820"/>
      </w:r>
      <w:r w:rsidR="0028467E">
        <w:rPr/>
        <w:t>.</w:t>
      </w:r>
    </w:p>
    <w:p w:rsidR="0033786D" w:rsidRDefault="0028467E" w14:paraId="51761B6D" w14:textId="77777777">
      <w:r>
        <w:pict w14:anchorId="1DCEA935">
          <v:rect id="_x0000_i1032" style="width:0;height:1.5pt" o:hr="t" o:hrstd="t" o:hralign="center"/>
        </w:pict>
      </w:r>
    </w:p>
    <w:p w:rsidR="0033786D" w:rsidRDefault="0028467E" w14:paraId="3B06FD63" w14:textId="77777777">
      <w:pPr>
        <w:pStyle w:val="Heading2"/>
      </w:pPr>
      <w:bookmarkStart w:name="Xa0a7e6e5ba06b118d0fe83fbea2e4234feb2ea6" w:id="60"/>
      <w:bookmarkEnd w:id="57"/>
      <w:r>
        <w:t xml:space="preserve">8. </w:t>
      </w:r>
      <w:commentRangeStart w:id="61"/>
      <w:commentRangeStart w:id="62"/>
      <w:commentRangeStart w:id="1569560800"/>
      <w:r>
        <w:t>Further design proposals (from the manager review)</w:t>
      </w:r>
      <w:commentRangeEnd w:id="61"/>
      <w:r w:rsidR="00605865">
        <w:rPr>
          <w:rStyle w:val="CommentReference"/>
          <w:rFonts w:asciiTheme="minorHAnsi" w:hAnsiTheme="minorHAnsi" w:eastAsiaTheme="minorHAnsi" w:cstheme="minorBidi"/>
          <w:color w:val="auto"/>
        </w:rPr>
        <w:commentReference w:id="61"/>
      </w:r>
      <w:commentRangeEnd w:id="62"/>
      <w:r>
        <w:rPr>
          <w:rStyle w:val="CommentReference"/>
        </w:rPr>
        <w:commentReference w:id="62"/>
      </w:r>
      <w:commentRangeEnd w:id="1569560800"/>
      <w:r>
        <w:rPr>
          <w:rStyle w:val="CommentReference"/>
        </w:rPr>
        <w:commentReference w:id="1569560800"/>
      </w:r>
    </w:p>
    <w:p w:rsidR="0033786D" w:rsidRDefault="0028467E" w14:paraId="1633A22C" w14:textId="77777777">
      <w:pPr>
        <w:pStyle w:val="FirstParagraph"/>
      </w:pPr>
      <w:r>
        <w:t xml:space="preserve">A review with the manager raised a few additions. </w:t>
      </w:r>
      <w:r>
        <w:rPr>
          <w:b/>
          <w:bCs/>
        </w:rPr>
        <w:t>Two of them touch how harm is depicted and would need PVAW (Anu) sign‑off before we build them</w:t>
      </w:r>
      <w:r>
        <w:t>, because they revisit the “no depicted violence” boundary.</w:t>
      </w:r>
    </w:p>
    <w:p w:rsidR="0033786D" w:rsidRDefault="0028467E" w14:paraId="55E13857" w14:textId="77777777">
      <w:pPr>
        <w:pStyle w:val="Heading3"/>
      </w:pPr>
      <w:bookmarkStart w:name="X4164a65188366c27c8befb4fd2e96bbe3468e89" w:id="63"/>
      <w:r>
        <w:lastRenderedPageBreak/>
        <w:t xml:space="preserve">A clearer link to family‑violence prevention — the “spark” </w:t>
      </w:r>
      <w:r>
        <w:rPr>
          <w:i/>
          <w:iCs/>
        </w:rPr>
        <w:t>(pending PVAW sign‑off)</w:t>
      </w:r>
    </w:p>
    <w:p w:rsidR="0033786D" w:rsidRDefault="0028467E" w14:paraId="3C3B50F3" w14:textId="77777777">
      <w:pPr>
        <w:pStyle w:val="FirstParagraph"/>
      </w:pPr>
      <w:r>
        <w:t xml:space="preserve">At the moment the story is about stress and control, and the closing is about the wider issue — the bridge between them isn’t shown. We propose a </w:t>
      </w:r>
      <w:r>
        <w:rPr>
          <w:b/>
          <w:bCs/>
        </w:rPr>
        <w:t>subtle, metaphorical</w:t>
      </w:r>
      <w:r>
        <w:t xml:space="preserve"> cue that unhealthy responses and control, if left unaddressed, </w:t>
      </w:r>
      <w:r>
        <w:rPr>
          <w:b/>
          <w:bCs/>
        </w:rPr>
        <w:t>can escalate into harm</w:t>
      </w:r>
      <w:r>
        <w:t xml:space="preserve"> — </w:t>
      </w:r>
      <w:r>
        <w:rPr>
          <w:i/>
          <w:iCs/>
        </w:rPr>
        <w:t>without</w:t>
      </w:r>
      <w:r>
        <w:t xml:space="preserve"> portraying Mr. Alpha as a villain or depicting any assault. The proposal is a </w:t>
      </w:r>
      <w:r>
        <w:rPr>
          <w:b/>
          <w:bCs/>
        </w:rPr>
        <w:t xml:space="preserve">“spark”: lightning strikes the </w:t>
      </w:r>
      <w:r>
        <w:rPr>
          <w:b/>
          <w:bCs/>
          <w:i/>
          <w:iCs/>
        </w:rPr>
        <w:t>tree</w:t>
      </w:r>
      <w:r>
        <w:rPr>
          <w:b/>
          <w:bCs/>
        </w:rPr>
        <w:t xml:space="preserve"> and sets it alight</w:t>
      </w:r>
      <w:r>
        <w:t xml:space="preserve"> (it chars and smokes — tree only, never a person), with framing such as </w:t>
      </w:r>
      <w:r>
        <w:rPr>
          <w:i/>
          <w:iCs/>
        </w:rPr>
        <w:t>“Sometimes it only takes a spark, and everyday stress can turn into harm. This is what we work to prevent.”</w:t>
      </w:r>
      <w:r>
        <w:t xml:space="preserve"> It would always be paired with </w:t>
      </w:r>
      <w:r>
        <w:rPr>
          <w:b/>
          <w:bCs/>
        </w:rPr>
        <w:t>“Go back and rebuild”</w:t>
      </w:r>
      <w:r>
        <w:t xml:space="preserve"> (which puts the fire out and heals the tree) and the support line.</w:t>
      </w:r>
    </w:p>
    <w:p w:rsidR="0033786D" w:rsidRDefault="0028467E" w14:paraId="4A9D50F8" w14:textId="77777777">
      <w:pPr>
        <w:pStyle w:val="Heading3"/>
      </w:pPr>
      <w:bookmarkStart w:name="Xe17b6c899d034edaa2484c4c7398d76ee976513" w:id="64"/>
      <w:bookmarkEnd w:id="63"/>
      <w:r>
        <w:t xml:space="preserve">An escalating negative pathway (Phase 2) </w:t>
      </w:r>
      <w:r>
        <w:rPr>
          <w:i/>
          <w:iCs/>
        </w:rPr>
        <w:t>(pending PVAW sign‑off)</w:t>
      </w:r>
    </w:p>
    <w:p w:rsidR="0033786D" w:rsidRDefault="0028467E" w14:paraId="10381A01" w14:textId="77777777">
      <w:pPr>
        <w:pStyle w:val="FirstParagraph"/>
      </w:pPr>
      <w:commentRangeStart w:id="65"/>
      <w:r>
        <w:t xml:space="preserve">We propose that if the player keeps choosing control instead of returning to a healthier choice, the experience </w:t>
      </w:r>
      <w:r>
        <w:rPr>
          <w:b/>
          <w:bCs/>
        </w:rPr>
        <w:t>escalates</w:t>
      </w:r>
      <w:r>
        <w:t xml:space="preserve">: the wording shifts to reflect </w:t>
      </w:r>
      <w:r>
        <w:rPr>
          <w:b/>
          <w:bCs/>
        </w:rPr>
        <w:t>different ways people justify harmful behaviour</w:t>
      </w:r>
      <w:r>
        <w:t xml:space="preserve"> (</w:t>
      </w:r>
      <w:r>
        <w:rPr>
          <w:i/>
          <w:iCs/>
        </w:rPr>
        <w:t>“It’s my house, my rules”</w:t>
      </w:r>
      <w:r>
        <w:t xml:space="preserve"> → </w:t>
      </w:r>
      <w:r>
        <w:rPr>
          <w:i/>
          <w:iCs/>
        </w:rPr>
        <w:t>“I’m only protecting them”</w:t>
      </w:r>
      <w:r>
        <w:t xml:space="preserve"> → …), and the </w:t>
      </w:r>
      <w:r>
        <w:rPr>
          <w:b/>
          <w:bCs/>
        </w:rPr>
        <w:t>tree worsens with each step</w:t>
      </w:r>
      <w:r>
        <w:t xml:space="preserve">, building to the “spark.” This would show harm as </w:t>
      </w:r>
      <w:r>
        <w:rPr>
          <w:b/>
          <w:bCs/>
        </w:rPr>
        <w:t xml:space="preserve">repeated choices escalating over </w:t>
      </w:r>
      <w:proofErr w:type="gramStart"/>
      <w:r>
        <w:rPr>
          <w:b/>
          <w:bCs/>
        </w:rPr>
        <w:t>time</w:t>
      </w:r>
      <w:r>
        <w:t>, and</w:t>
      </w:r>
      <w:proofErr w:type="gramEnd"/>
      <w:r>
        <w:t xml:space="preserve"> would stay </w:t>
      </w:r>
      <w:r>
        <w:rPr>
          <w:b/>
          <w:bCs/>
        </w:rPr>
        <w:t>reversible at every step</w:t>
      </w:r>
      <w:r>
        <w:t>.</w:t>
      </w:r>
      <w:commentRangeEnd w:id="65"/>
      <w:r w:rsidR="00455D56">
        <w:rPr>
          <w:rStyle w:val="CommentReference"/>
        </w:rPr>
        <w:commentReference w:id="65"/>
      </w:r>
    </w:p>
    <w:p w:rsidR="0033786D" w:rsidRDefault="0028467E" w14:paraId="534A5F05" w14:textId="77777777">
      <w:pPr>
        <w:pStyle w:val="BlockText"/>
      </w:pPr>
      <w:r>
        <w:rPr>
          <w:b/>
          <w:bCs/>
        </w:rPr>
        <w:t>Why these need PVAW:</w:t>
      </w:r>
      <w:r>
        <w:t xml:space="preserve"> both revisit the exact line Anu drew (primary prevention, no depicted violence). Done </w:t>
      </w:r>
      <w:r>
        <w:rPr>
          <w:b/>
          <w:bCs/>
        </w:rPr>
        <w:t>metaphorically</w:t>
      </w:r>
      <w:r>
        <w:t xml:space="preserve"> (tree only, always reversible, support line present) they can </w:t>
      </w:r>
      <w:r>
        <w:rPr>
          <w:i/>
          <w:iCs/>
        </w:rPr>
        <w:t>strengthen</w:t>
      </w:r>
      <w:r>
        <w:t xml:space="preserve"> the prevention message while staying non‑graphic — but Anu should approve the </w:t>
      </w:r>
      <w:r>
        <w:rPr>
          <w:b/>
          <w:bCs/>
        </w:rPr>
        <w:t>approach and the wording</w:t>
      </w:r>
      <w:r>
        <w:t xml:space="preserve"> before we build. The wording can be adjusted easily.</w:t>
      </w:r>
    </w:p>
    <w:p w:rsidR="0033786D" w:rsidRDefault="0028467E" w14:paraId="672C27AB" w14:textId="77777777">
      <w:pPr>
        <w:pStyle w:val="Heading3"/>
      </w:pPr>
      <w:bookmarkStart w:name="a-figure-of-mr.-alpha" w:id="66"/>
      <w:bookmarkEnd w:id="64"/>
      <w:r>
        <w:t>A figure of Mr. Alpha</w:t>
      </w:r>
    </w:p>
    <w:p w:rsidR="0033786D" w:rsidRDefault="0028467E" w14:paraId="23FAB7B2" w14:textId="77777777">
      <w:pPr>
        <w:pStyle w:val="FirstParagraph"/>
      </w:pPr>
      <w:r>
        <w:t xml:space="preserve">We propose a simple </w:t>
      </w:r>
      <w:r>
        <w:rPr>
          <w:b/>
          <w:bCs/>
        </w:rPr>
        <w:t>figure of Mr. Alpha</w:t>
      </w:r>
      <w:r>
        <w:t xml:space="preserve"> at the base of the tree, to give visual learners extra context (a manager suggestion). It would be </w:t>
      </w:r>
      <w:r>
        <w:rPr>
          <w:b/>
          <w:bCs/>
        </w:rPr>
        <w:t xml:space="preserve">drawn in the browser — </w:t>
      </w:r>
      <w:commentRangeStart w:id="67"/>
      <w:r w:rsidRPr="00687D29">
        <w:rPr>
          <w:b/>
          <w:bCs/>
          <w:highlight w:val="yellow"/>
          <w:rPrChange w:author="Thuy Reynolds" w:date="2026-07-13T15:08:00Z" w16du:dateUtc="2026-07-13T05:08:00Z" w:id="68">
            <w:rPr>
              <w:b/>
              <w:bCs/>
            </w:rPr>
          </w:rPrChange>
        </w:rPr>
        <w:t>no image files</w:t>
      </w:r>
      <w:r>
        <w:t xml:space="preserve"> </w:t>
      </w:r>
      <w:commentRangeEnd w:id="67"/>
      <w:r w:rsidR="00582EB2">
        <w:rPr>
          <w:rStyle w:val="CommentReference"/>
        </w:rPr>
        <w:commentReference w:id="67"/>
      </w:r>
      <w:r>
        <w:t xml:space="preserve">— so the activity stays self‑contained. His </w:t>
      </w:r>
      <w:r>
        <w:rPr>
          <w:b/>
          <w:bCs/>
        </w:rPr>
        <w:t>emotional state would mirror the tree’s health</w:t>
      </w:r>
      <w:r>
        <w:t xml:space="preserve">: his face moving from </w:t>
      </w:r>
      <w:r>
        <w:rPr>
          <w:b/>
          <w:bCs/>
        </w:rPr>
        <w:t>hopeful → sad (under pressure) → tense</w:t>
      </w:r>
      <w:r>
        <w:t xml:space="preserve"> and back to calm, with a mood “aura” overhead (a grey cloud, softening to a warm glow as he recovers). He would appear through the </w:t>
      </w:r>
      <w:r>
        <w:rPr>
          <w:b/>
          <w:bCs/>
        </w:rPr>
        <w:t>story screens (Phase 1 and the rebuild)</w:t>
      </w:r>
      <w:r>
        <w:t xml:space="preserve"> and step aside for the outcome/wrap‑up so the tree stays the focus.</w:t>
      </w:r>
    </w:p>
    <w:p w:rsidR="0033786D" w:rsidRDefault="0028467E" w14:paraId="6465E2B5" w14:textId="77777777">
      <w:pPr>
        <w:pStyle w:val="Heading3"/>
      </w:pPr>
      <w:bookmarkStart w:name="statistics-behind-a-button" w:id="69"/>
      <w:bookmarkEnd w:id="66"/>
      <w:r>
        <w:t>Statistics behind a button</w:t>
      </w:r>
    </w:p>
    <w:p w:rsidR="0033786D" w:rsidRDefault="0028467E" w14:paraId="33B718B0" w14:textId="77777777">
      <w:pPr>
        <w:pStyle w:val="FirstParagraph"/>
      </w:pPr>
      <w:r>
        <w:t xml:space="preserve">A small refinement (already reflected in Section 3, step 13): the closing statistics sit behind a </w:t>
      </w:r>
      <w:r>
        <w:rPr>
          <w:b/>
          <w:bCs/>
        </w:rPr>
        <w:t>“Show the numbers”</w:t>
      </w:r>
      <w:r>
        <w:t xml:space="preserve"> button, so they are </w:t>
      </w:r>
      <w:r>
        <w:rPr>
          <w:b/>
          <w:bCs/>
        </w:rPr>
        <w:t>opt‑in</w:t>
      </w:r>
      <w:r>
        <w:t xml:space="preserve"> rather than shown up front.</w:t>
      </w:r>
    </w:p>
    <w:p w:rsidR="0033786D" w:rsidRDefault="0028467E" w14:paraId="123AF719" w14:textId="77777777">
      <w:r>
        <w:pict w14:anchorId="1C3E181E">
          <v:rect id="_x0000_i1033" style="width:0;height:1.5pt" o:hr="t" o:hrstd="t" o:hralign="center"/>
        </w:pict>
      </w:r>
    </w:p>
    <w:p w:rsidR="0033786D" w:rsidRDefault="0028467E" w14:paraId="7B2647C8" w14:textId="77777777">
      <w:pPr>
        <w:pStyle w:val="Heading2"/>
      </w:pPr>
      <w:bookmarkStart w:name="voiceover-narration-planned" w:id="70"/>
      <w:bookmarkEnd w:id="60"/>
      <w:bookmarkEnd w:id="69"/>
      <w:r>
        <w:t>9. Voiceover &amp; narration (planned)</w:t>
      </w:r>
    </w:p>
    <w:p w:rsidR="0033786D" w:rsidRDefault="0028467E" w14:paraId="069CAB5C" w14:textId="77777777">
      <w:pPr>
        <w:pStyle w:val="FirstParagraph"/>
      </w:pPr>
      <w:r>
        <w:t xml:space="preserve">To support learners with </w:t>
      </w:r>
      <w:r>
        <w:rPr>
          <w:b/>
          <w:bCs/>
        </w:rPr>
        <w:t>limited English literacy</w:t>
      </w:r>
      <w:r>
        <w:t xml:space="preserve"> or who prefer listening, we plan to include </w:t>
      </w:r>
      <w:r>
        <w:rPr>
          <w:b/>
          <w:bCs/>
        </w:rPr>
        <w:t>spoken narration</w:t>
      </w:r>
      <w:r>
        <w:t xml:space="preserve"> — a </w:t>
      </w:r>
      <w:r>
        <w:rPr>
          <w:b/>
          <w:bCs/>
        </w:rPr>
        <w:t>“listen” button</w:t>
      </w:r>
      <w:r>
        <w:t xml:space="preserve"> that reads each screen aloud, </w:t>
      </w:r>
      <w:r>
        <w:rPr>
          <w:b/>
          <w:bCs/>
        </w:rPr>
        <w:t>off by default</w:t>
      </w:r>
      <w:r>
        <w:t>.</w:t>
      </w:r>
    </w:p>
    <w:p w:rsidR="0033786D" w:rsidRDefault="0028467E" w14:paraId="4366AAE2" w14:textId="77777777">
      <w:pPr>
        <w:pStyle w:val="Compact"/>
        <w:numPr>
          <w:ilvl w:val="0"/>
          <w:numId w:val="11"/>
        </w:numPr>
      </w:pPr>
      <w:r>
        <w:rPr>
          <w:b/>
          <w:bCs/>
        </w:rPr>
        <w:lastRenderedPageBreak/>
        <w:t>Voice:</w:t>
      </w:r>
      <w:r>
        <w:t xml:space="preserve"> we plan to use </w:t>
      </w:r>
      <w:r>
        <w:rPr>
          <w:b/>
          <w:bCs/>
        </w:rPr>
        <w:t>recorded voiceover</w:t>
      </w:r>
      <w:r>
        <w:t xml:space="preserve"> — clearer and warmer than a synthetic browser voice — recorded per screen in a warm, calm, unhurried delivery suited to EAL listeners.</w:t>
      </w:r>
    </w:p>
    <w:p w:rsidR="0033786D" w:rsidRDefault="0028467E" w14:paraId="54B67E5C" w14:textId="77777777">
      <w:pPr>
        <w:pStyle w:val="Compact"/>
        <w:numPr>
          <w:ilvl w:val="0"/>
          <w:numId w:val="11"/>
        </w:numPr>
      </w:pPr>
      <w:r>
        <w:rPr>
          <w:b/>
          <w:bCs/>
        </w:rPr>
        <w:t>Hosting (recommended):</w:t>
      </w:r>
      <w:r>
        <w:t xml:space="preserve"> the audio would be served as </w:t>
      </w:r>
      <w:r>
        <w:rPr>
          <w:b/>
          <w:bCs/>
        </w:rPr>
        <w:t>direct audio files</w:t>
      </w:r>
      <w:r>
        <w:t xml:space="preserve"> delivered with the activity — </w:t>
      </w:r>
      <w:r>
        <w:rPr>
          <w:b/>
          <w:bCs/>
        </w:rPr>
        <w:t>not</w:t>
      </w:r>
      <w:r>
        <w:t xml:space="preserve"> embedded video (for example, </w:t>
      </w:r>
      <w:r>
        <w:rPr>
          <w:b/>
          <w:bCs/>
        </w:rPr>
        <w:t>not</w:t>
      </w:r>
      <w:r>
        <w:t xml:space="preserve"> Vimeo). Direct files give precise, instant play/stop for each screen and keep the security footprint small (a small “media” allowance in the site’s security policy). Embedding a video player to carry audio is heavier, clunkier to control, and a wider security ask — so we’d avoid it.</w:t>
      </w:r>
    </w:p>
    <w:p w:rsidR="0033786D" w:rsidRDefault="0028467E" w14:paraId="781A7C97" w14:textId="21E60C6C">
      <w:pPr>
        <w:pStyle w:val="Compact"/>
        <w:numPr>
          <w:ilvl w:val="0"/>
          <w:numId w:val="11"/>
        </w:numPr>
      </w:pPr>
      <w:r>
        <w:rPr>
          <w:b/>
          <w:bCs/>
        </w:rPr>
        <w:t>Note:</w:t>
      </w:r>
      <w:r>
        <w:t xml:space="preserve"> recorded audio does mean a small set of </w:t>
      </w:r>
      <w:r>
        <w:rPr>
          <w:b/>
          <w:bCs/>
        </w:rPr>
        <w:t>external files</w:t>
      </w:r>
      <w:r>
        <w:t xml:space="preserve">. This is the one place the activity steps slightly away from being fully self‑contained, so </w:t>
      </w:r>
      <w:r w:rsidR="003F5B65">
        <w:t>our team will</w:t>
      </w:r>
      <w:r>
        <w:t xml:space="preserve"> confirm hosting with </w:t>
      </w:r>
      <w:r w:rsidR="003F5B65">
        <w:t xml:space="preserve">the </w:t>
      </w:r>
      <w:r>
        <w:rPr>
          <w:b/>
          <w:bCs/>
        </w:rPr>
        <w:t>Drupal vendor</w:t>
      </w:r>
      <w:r>
        <w:t xml:space="preserve"> early.</w:t>
      </w:r>
    </w:p>
    <w:p w:rsidR="0033786D" w:rsidRDefault="0028467E" w14:paraId="2B2A9FA6" w14:textId="77777777">
      <w:r>
        <w:pict w14:anchorId="153003C7">
          <v:rect id="_x0000_i1034" style="width:0;height:1.5pt" o:hr="t" o:hrstd="t" o:hralign="center"/>
        </w:pict>
      </w:r>
    </w:p>
    <w:p w:rsidR="00806D03" w:rsidRDefault="00806D03" w14:paraId="36A435FD" w14:textId="77777777">
      <w:pPr>
        <w:pStyle w:val="Heading2"/>
      </w:pPr>
      <w:bookmarkStart w:name="approval" w:id="71"/>
      <w:bookmarkEnd w:id="70"/>
    </w:p>
    <w:p w:rsidR="0033786D" w:rsidRDefault="0028467E" w14:paraId="1D3B6146" w14:textId="7E30F141">
      <w:pPr>
        <w:pStyle w:val="Heading2"/>
      </w:pPr>
      <w:r>
        <w:t>10. Approval</w:t>
      </w:r>
    </w:p>
    <w:tbl>
      <w:tblPr>
        <w:tblStyle w:val="Table"/>
        <w:tblW w:w="0" w:type="auto"/>
        <w:jc w:val="center"/>
        <w:tblBorders>
          <w:top w:val="single" w:color="C3CCD3" w:sz="4" w:space="0"/>
          <w:left w:val="single" w:color="C3CCD3" w:sz="4" w:space="0"/>
          <w:bottom w:val="single" w:color="C3CCD3" w:sz="4" w:space="0"/>
          <w:right w:val="single" w:color="C3CCD3" w:sz="4" w:space="0"/>
          <w:insideH w:val="single" w:color="C3CCD3" w:sz="4" w:space="0"/>
          <w:insideV w:val="single" w:color="C3CCD3" w:sz="4" w:space="0"/>
        </w:tblBorders>
        <w:tblLayout w:type="fixed"/>
        <w:tblCellMar>
          <w:top w:w="40" w:type="dxa"/>
          <w:left w:w="90" w:type="dxa"/>
          <w:bottom w:w="40" w:type="dxa"/>
          <w:right w:w="90" w:type="dxa"/>
        </w:tblCellMar>
        <w:tblLook w:val="0020" w:firstRow="1" w:lastRow="0" w:firstColumn="0" w:lastColumn="0" w:noHBand="0" w:noVBand="0"/>
      </w:tblPr>
      <w:tblGrid>
        <w:gridCol w:w="1843"/>
        <w:gridCol w:w="1418"/>
        <w:gridCol w:w="2551"/>
        <w:gridCol w:w="1418"/>
        <w:gridCol w:w="1178"/>
        <w:gridCol w:w="1528"/>
      </w:tblGrid>
      <w:tr w:rsidR="003F5B65" w:rsidTr="63FBC33E" w14:paraId="7F5A53D7"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1843" w:type="dxa"/>
            <w:shd w:val="clear" w:color="auto" w:fill="34495E"/>
            <w:tcMar/>
            <w:vAlign w:val="top"/>
          </w:tcPr>
          <w:p w:rsidR="003F5B65" w:rsidP="00392D65" w:rsidRDefault="003F5B65" w14:paraId="1F0DEA76" w14:textId="77777777">
            <w:pPr>
              <w:pStyle w:val="Compact"/>
              <w:spacing w:before="40" w:after="40"/>
            </w:pPr>
          </w:p>
        </w:tc>
        <w:tc>
          <w:tcPr>
            <w:cnfStyle w:val="000001000000" w:firstRow="0" w:lastRow="0" w:firstColumn="0" w:lastColumn="0" w:oddVBand="0" w:evenVBand="1" w:oddHBand="0" w:evenHBand="0" w:firstRowFirstColumn="0" w:firstRowLastColumn="0" w:lastRowFirstColumn="0" w:lastRowLastColumn="0"/>
            <w:tcW w:w="1418" w:type="dxa"/>
            <w:shd w:val="clear" w:color="auto" w:fill="34495E"/>
            <w:tcMar/>
            <w:vAlign w:val="top"/>
          </w:tcPr>
          <w:p w:rsidR="003F5B65" w:rsidP="00392D65" w:rsidRDefault="003F5B65" w14:paraId="73E886CF" w14:textId="77777777">
            <w:pPr>
              <w:pStyle w:val="Compact"/>
              <w:spacing w:before="40" w:after="40"/>
            </w:pPr>
            <w:r>
              <w:rPr>
                <w:rFonts w:ascii="Calibri" w:hAnsi="Calibri"/>
                <w:b/>
                <w:color w:val="FFFFFF"/>
                <w:sz w:val="20"/>
              </w:rPr>
              <w:t>Name</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34495E"/>
            <w:tcMar/>
            <w:vAlign w:val="top"/>
          </w:tcPr>
          <w:p w:rsidR="003F5B65" w:rsidP="00392D65" w:rsidRDefault="003F5B65" w14:paraId="3A889A27" w14:textId="77777777">
            <w:pPr>
              <w:pStyle w:val="Compact"/>
              <w:spacing w:before="40" w:after="40"/>
            </w:pPr>
            <w:r>
              <w:rPr>
                <w:rFonts w:ascii="Calibri" w:hAnsi="Calibri"/>
                <w:b/>
                <w:color w:val="FFFFFF"/>
                <w:sz w:val="20"/>
              </w:rPr>
              <w:t>Role</w:t>
            </w:r>
          </w:p>
        </w:tc>
        <w:tc>
          <w:tcPr>
            <w:cnfStyle w:val="000001000000" w:firstRow="0" w:lastRow="0" w:firstColumn="0" w:lastColumn="0" w:oddVBand="0" w:evenVBand="1" w:oddHBand="0" w:evenHBand="0" w:firstRowFirstColumn="0" w:firstRowLastColumn="0" w:lastRowFirstColumn="0" w:lastRowLastColumn="0"/>
            <w:tcW w:w="1418" w:type="dxa"/>
            <w:shd w:val="clear" w:color="auto" w:fill="34495E"/>
            <w:tcMar/>
            <w:vAlign w:val="top"/>
          </w:tcPr>
          <w:p w:rsidR="003F5B65" w:rsidP="00392D65" w:rsidRDefault="003F5B65" w14:paraId="258E93D3" w14:textId="77777777">
            <w:pPr>
              <w:pStyle w:val="Compact"/>
              <w:spacing w:before="40" w:after="40"/>
              <w:jc w:val="center"/>
            </w:pPr>
            <w:r>
              <w:rPr>
                <w:rFonts w:ascii="Calibri" w:hAnsi="Calibri"/>
                <w:b/>
                <w:color w:val="FFFFFF"/>
                <w:sz w:val="20"/>
              </w:rPr>
              <w:t>Approved (Y/N)</w:t>
            </w:r>
          </w:p>
        </w:tc>
        <w:tc>
          <w:tcPr>
            <w:cnfStyle w:val="000010000000" w:firstRow="0" w:lastRow="0" w:firstColumn="0" w:lastColumn="0" w:oddVBand="1" w:evenVBand="0" w:oddHBand="0" w:evenHBand="0" w:firstRowFirstColumn="0" w:firstRowLastColumn="0" w:lastRowFirstColumn="0" w:lastRowLastColumn="0"/>
            <w:tcW w:w="1178" w:type="dxa"/>
            <w:shd w:val="clear" w:color="auto" w:fill="34495E"/>
            <w:tcMar/>
            <w:vAlign w:val="top"/>
          </w:tcPr>
          <w:p w:rsidR="003F5B65" w:rsidP="00392D65" w:rsidRDefault="003F5B65" w14:paraId="69C9CE55" w14:textId="77777777">
            <w:pPr>
              <w:pStyle w:val="Compact"/>
              <w:spacing w:before="40" w:after="40"/>
              <w:jc w:val="center"/>
            </w:pPr>
            <w:r>
              <w:rPr>
                <w:rFonts w:ascii="Calibri" w:hAnsi="Calibri"/>
                <w:b/>
                <w:color w:val="FFFFFF"/>
                <w:sz w:val="20"/>
              </w:rPr>
              <w:t>Date</w:t>
            </w:r>
          </w:p>
        </w:tc>
        <w:tc>
          <w:tcPr>
            <w:cnfStyle w:val="000001000000" w:firstRow="0" w:lastRow="0" w:firstColumn="0" w:lastColumn="0" w:oddVBand="0" w:evenVBand="1" w:oddHBand="0" w:evenHBand="0" w:firstRowFirstColumn="0" w:firstRowLastColumn="0" w:lastRowFirstColumn="0" w:lastRowLastColumn="0"/>
            <w:tcW w:w="1528" w:type="dxa"/>
            <w:shd w:val="clear" w:color="auto" w:fill="34495E"/>
            <w:tcMar/>
            <w:vAlign w:val="top"/>
          </w:tcPr>
          <w:p w:rsidR="003F5B65" w:rsidP="00392D65" w:rsidRDefault="003F5B65" w14:paraId="7DFD740F" w14:textId="77777777">
            <w:pPr>
              <w:pStyle w:val="Compact"/>
              <w:spacing w:before="40" w:after="40"/>
              <w:jc w:val="center"/>
            </w:pPr>
            <w:r>
              <w:rPr>
                <w:rFonts w:ascii="Calibri" w:hAnsi="Calibri"/>
                <w:b/>
                <w:color w:val="FFFFFF"/>
                <w:sz w:val="20"/>
              </w:rPr>
              <w:t>Comments</w:t>
            </w:r>
          </w:p>
        </w:tc>
      </w:tr>
      <w:tr w:rsidR="003F5B65" w:rsidTr="63FBC33E" w14:paraId="2E159F3D" w14:textId="77777777">
        <w:trPr>
          <w:jc w:val="center"/>
        </w:trPr>
        <w:tc>
          <w:tcPr>
            <w:cnfStyle w:val="000010000000" w:firstRow="0" w:lastRow="0" w:firstColumn="0" w:lastColumn="0" w:oddVBand="1" w:evenVBand="0" w:oddHBand="0" w:evenHBand="0" w:firstRowFirstColumn="0" w:firstRowLastColumn="0" w:lastRowFirstColumn="0" w:lastRowLastColumn="0"/>
            <w:tcW w:w="1843" w:type="dxa"/>
            <w:tcMar/>
          </w:tcPr>
          <w:p w:rsidR="003F5B65" w:rsidP="00392D65" w:rsidRDefault="003F5B65" w14:paraId="474F4AA1" w14:textId="77777777">
            <w:pPr>
              <w:pStyle w:val="Compact"/>
              <w:spacing w:before="40" w:after="40"/>
            </w:pPr>
            <w:r>
              <w:rPr>
                <w:rFonts w:ascii="Calibri" w:hAnsi="Calibri"/>
                <w:color w:val="22282D"/>
                <w:sz w:val="20"/>
              </w:rPr>
              <w:t>Education</w:t>
            </w:r>
          </w:p>
        </w:tc>
        <w:tc>
          <w:tcPr>
            <w:cnfStyle w:val="000001000000" w:firstRow="0" w:lastRow="0" w:firstColumn="0" w:lastColumn="0" w:oddVBand="0" w:evenVBand="1" w:oddHBand="0" w:evenHBand="0" w:firstRowFirstColumn="0" w:firstRowLastColumn="0" w:lastRowFirstColumn="0" w:lastRowLastColumn="0"/>
            <w:tcW w:w="1418" w:type="dxa"/>
            <w:tcMar/>
          </w:tcPr>
          <w:p w:rsidRPr="00D81102" w:rsidR="003F5B65" w:rsidP="00392D65" w:rsidRDefault="008C5E6A" w14:paraId="47EECF24" w14:textId="0B6A2FBD">
            <w:pPr>
              <w:pStyle w:val="Compact"/>
              <w:spacing w:before="40" w:after="40"/>
              <w:rPr>
                <w:rFonts w:ascii="Calibri" w:hAnsi="Calibri"/>
                <w:color w:val="22282D"/>
                <w:sz w:val="20"/>
              </w:rPr>
            </w:pPr>
            <w:r>
              <w:rPr>
                <w:rFonts w:ascii="Calibri" w:hAnsi="Calibri"/>
                <w:color w:val="22282D"/>
                <w:sz w:val="20"/>
              </w:rPr>
              <w:t>Thuy</w:t>
            </w:r>
          </w:p>
        </w:tc>
        <w:tc>
          <w:tcPr>
            <w:cnfStyle w:val="000010000000" w:firstRow="0" w:lastRow="0" w:firstColumn="0" w:lastColumn="0" w:oddVBand="1" w:evenVBand="0" w:oddHBand="0" w:evenHBand="0" w:firstRowFirstColumn="0" w:firstRowLastColumn="0" w:lastRowFirstColumn="0" w:lastRowLastColumn="0"/>
            <w:tcW w:w="2551" w:type="dxa"/>
            <w:tcMar/>
          </w:tcPr>
          <w:p w:rsidRPr="00D81102" w:rsidR="003F5B65" w:rsidP="00392D65" w:rsidRDefault="003F5B65" w14:paraId="2F8D6AF3" w14:textId="77777777">
            <w:pPr>
              <w:pStyle w:val="Compact"/>
              <w:spacing w:before="40" w:after="40"/>
              <w:rPr>
                <w:rFonts w:ascii="Calibri" w:hAnsi="Calibri"/>
                <w:color w:val="22282D"/>
                <w:sz w:val="20"/>
              </w:rPr>
            </w:pPr>
            <w:r w:rsidRPr="00D81102">
              <w:rPr>
                <w:rFonts w:ascii="Calibri" w:hAnsi="Calibri"/>
                <w:color w:val="22282D"/>
                <w:sz w:val="20"/>
              </w:rPr>
              <w:t>Coordinator Curriculum</w:t>
            </w:r>
            <w:r>
              <w:rPr>
                <w:rFonts w:ascii="Calibri" w:hAnsi="Calibri"/>
                <w:color w:val="22282D"/>
                <w:sz w:val="20"/>
              </w:rPr>
              <w:t xml:space="preserve"> </w:t>
            </w:r>
            <w:r w:rsidRPr="00D81102">
              <w:rPr>
                <w:rFonts w:ascii="Calibri" w:hAnsi="Calibri"/>
                <w:color w:val="22282D"/>
                <w:sz w:val="20"/>
              </w:rPr>
              <w:t>and Digital Design</w:t>
            </w:r>
          </w:p>
        </w:tc>
        <w:tc>
          <w:tcPr>
            <w:cnfStyle w:val="000001000000" w:firstRow="0" w:lastRow="0" w:firstColumn="0" w:lastColumn="0" w:oddVBand="0" w:evenVBand="1" w:oddHBand="0" w:evenHBand="0" w:firstRowFirstColumn="0" w:firstRowLastColumn="0" w:lastRowFirstColumn="0" w:lastRowLastColumn="0"/>
            <w:tcW w:w="1418" w:type="dxa"/>
            <w:tcMar/>
          </w:tcPr>
          <w:p w:rsidR="003F5B65" w:rsidP="005F3D64" w:rsidRDefault="00A23220" w14:paraId="5F4CC212" w14:textId="207D098E">
            <w:pPr>
              <w:pStyle w:val="Compact"/>
              <w:spacing w:before="40" w:after="40"/>
              <w:jc w:val="center"/>
            </w:pPr>
            <w:r w:rsidRPr="005F3D64">
              <w:rPr>
                <w:sz w:val="20"/>
                <w:szCs w:val="20"/>
              </w:rPr>
              <w:t>Y</w:t>
            </w:r>
          </w:p>
        </w:tc>
        <w:tc>
          <w:tcPr>
            <w:cnfStyle w:val="000010000000" w:firstRow="0" w:lastRow="0" w:firstColumn="0" w:lastColumn="0" w:oddVBand="1" w:evenVBand="0" w:oddHBand="0" w:evenHBand="0" w:firstRowFirstColumn="0" w:firstRowLastColumn="0" w:lastRowFirstColumn="0" w:lastRowLastColumn="0"/>
            <w:tcW w:w="1178" w:type="dxa"/>
            <w:tcMar/>
          </w:tcPr>
          <w:p w:rsidRPr="00A23220" w:rsidR="003F5B65" w:rsidP="00392D65" w:rsidRDefault="00A23220" w14:paraId="1EBE058E" w14:textId="1BBC5540">
            <w:pPr>
              <w:pStyle w:val="Compact"/>
              <w:spacing w:before="40" w:after="40"/>
              <w:rPr>
                <w:sz w:val="20"/>
                <w:szCs w:val="20"/>
              </w:rPr>
            </w:pPr>
            <w:r w:rsidRPr="00A23220">
              <w:rPr>
                <w:sz w:val="20"/>
                <w:szCs w:val="20"/>
              </w:rPr>
              <w:t>14/7/2026</w:t>
            </w:r>
          </w:p>
        </w:tc>
        <w:tc>
          <w:tcPr>
            <w:cnfStyle w:val="000001000000" w:firstRow="0" w:lastRow="0" w:firstColumn="0" w:lastColumn="0" w:oddVBand="0" w:evenVBand="1" w:oddHBand="0" w:evenHBand="0" w:firstRowFirstColumn="0" w:firstRowLastColumn="0" w:lastRowFirstColumn="0" w:lastRowLastColumn="0"/>
            <w:tcW w:w="1528" w:type="dxa"/>
            <w:tcMar/>
          </w:tcPr>
          <w:p w:rsidR="003F5B65" w:rsidP="00392D65" w:rsidRDefault="00022603" w14:paraId="7AE7EA54" w14:textId="3B285343">
            <w:pPr>
              <w:pStyle w:val="Compact"/>
              <w:spacing w:before="40" w:after="40"/>
            </w:pPr>
            <w:r w:rsidRPr="00022603">
              <w:rPr>
                <w:sz w:val="20"/>
                <w:szCs w:val="20"/>
              </w:rPr>
              <w:t xml:space="preserve">Approved with </w:t>
            </w:r>
            <w:proofErr w:type="spellStart"/>
            <w:r w:rsidRPr="00022603">
              <w:rPr>
                <w:sz w:val="20"/>
                <w:szCs w:val="20"/>
              </w:rPr>
              <w:t>edu</w:t>
            </w:r>
            <w:proofErr w:type="spellEnd"/>
            <w:r w:rsidRPr="00022603">
              <w:rPr>
                <w:sz w:val="20"/>
                <w:szCs w:val="20"/>
              </w:rPr>
              <w:t xml:space="preserve"> team comment added</w:t>
            </w:r>
          </w:p>
        </w:tc>
      </w:tr>
      <w:tr w:rsidR="003F5B65" w:rsidTr="63FBC33E" w14:paraId="1BA01153" w14:textId="77777777">
        <w:trPr>
          <w:jc w:val="center"/>
        </w:trPr>
        <w:tc>
          <w:tcPr>
            <w:cnfStyle w:val="000010000000" w:firstRow="0" w:lastRow="0" w:firstColumn="0" w:lastColumn="0" w:oddVBand="1" w:evenVBand="0" w:oddHBand="0" w:evenHBand="0" w:firstRowFirstColumn="0" w:firstRowLastColumn="0" w:lastRowFirstColumn="0" w:lastRowLastColumn="0"/>
            <w:tcW w:w="1843" w:type="dxa"/>
            <w:shd w:val="clear" w:color="auto" w:fill="EEF2F5"/>
            <w:tcMar/>
          </w:tcPr>
          <w:p w:rsidR="003F5B65" w:rsidP="00392D65" w:rsidRDefault="003F5B65" w14:paraId="0E8AB16B" w14:textId="77777777">
            <w:pPr>
              <w:pStyle w:val="Compact"/>
              <w:spacing w:before="40" w:after="40"/>
            </w:pPr>
            <w:r>
              <w:rPr>
                <w:rFonts w:ascii="Calibri" w:hAnsi="Calibri"/>
                <w:color w:val="22282D"/>
                <w:sz w:val="20"/>
              </w:rPr>
              <w:t>PVAW</w:t>
            </w:r>
          </w:p>
        </w:tc>
        <w:tc>
          <w:tcPr>
            <w:cnfStyle w:val="000001000000" w:firstRow="0" w:lastRow="0" w:firstColumn="0" w:lastColumn="0" w:oddVBand="0" w:evenVBand="1" w:oddHBand="0" w:evenHBand="0" w:firstRowFirstColumn="0" w:firstRowLastColumn="0" w:lastRowFirstColumn="0" w:lastRowLastColumn="0"/>
            <w:tcW w:w="1418" w:type="dxa"/>
            <w:shd w:val="clear" w:color="auto" w:fill="EEF2F5"/>
            <w:tcMar/>
          </w:tcPr>
          <w:p w:rsidRPr="00D81102" w:rsidR="003F5B65" w:rsidP="00392D65" w:rsidRDefault="003F5B65" w14:paraId="79C50992" w14:textId="77777777">
            <w:pPr>
              <w:pStyle w:val="Compact"/>
              <w:spacing w:before="40" w:after="40"/>
              <w:rPr>
                <w:rFonts w:ascii="Calibri" w:hAnsi="Calibri"/>
                <w:color w:val="22282D"/>
                <w:sz w:val="20"/>
              </w:rPr>
            </w:pPr>
            <w:r w:rsidRPr="00D81102">
              <w:rPr>
                <w:rFonts w:ascii="Calibri" w:hAnsi="Calibri"/>
                <w:color w:val="22282D"/>
                <w:sz w:val="20"/>
              </w:rPr>
              <w:t>Anu</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EEF2F5"/>
            <w:tcMar/>
          </w:tcPr>
          <w:p w:rsidRPr="00D81102" w:rsidR="003F5B65" w:rsidP="00392D65" w:rsidRDefault="003F5B65" w14:paraId="170D0C9E" w14:textId="77777777">
            <w:pPr>
              <w:pStyle w:val="Compact"/>
              <w:spacing w:before="40" w:after="40"/>
              <w:rPr>
                <w:rFonts w:ascii="Calibri" w:hAnsi="Calibri"/>
                <w:color w:val="22282D"/>
                <w:sz w:val="20"/>
              </w:rPr>
            </w:pPr>
            <w:r w:rsidRPr="00E8079E">
              <w:rPr>
                <w:rFonts w:ascii="Calibri" w:hAnsi="Calibri"/>
                <w:color w:val="22282D"/>
                <w:sz w:val="20"/>
              </w:rPr>
              <w:t>Senior Manager, PVAW Program</w:t>
            </w:r>
          </w:p>
        </w:tc>
        <w:tc>
          <w:tcPr>
            <w:cnfStyle w:val="000001000000" w:firstRow="0" w:lastRow="0" w:firstColumn="0" w:lastColumn="0" w:oddVBand="0" w:evenVBand="1" w:oddHBand="0" w:evenHBand="0" w:firstRowFirstColumn="0" w:firstRowLastColumn="0" w:lastRowFirstColumn="0" w:lastRowLastColumn="0"/>
            <w:tcW w:w="1418" w:type="dxa"/>
            <w:shd w:val="clear" w:color="auto" w:fill="EEF2F5"/>
            <w:tcMar/>
          </w:tcPr>
          <w:p w:rsidR="003F5B65" w:rsidP="00392D65" w:rsidRDefault="0028467E" w14:paraId="6AA9D67F" w14:textId="06424E1D">
            <w:pPr>
              <w:pStyle w:val="Compact"/>
              <w:spacing w:before="40" w:after="40"/>
            </w:pPr>
            <w:ins w:author="Anu Krishnan" w:date="2026-07-15T10:09:00Z" w16du:dateUtc="2026-07-15T00:09:00Z" w:id="72">
              <w:r>
                <w:t>Y</w:t>
              </w:r>
            </w:ins>
          </w:p>
        </w:tc>
        <w:tc>
          <w:tcPr>
            <w:cnfStyle w:val="000010000000" w:firstRow="0" w:lastRow="0" w:firstColumn="0" w:lastColumn="0" w:oddVBand="1" w:evenVBand="0" w:oddHBand="0" w:evenHBand="0" w:firstRowFirstColumn="0" w:firstRowLastColumn="0" w:lastRowFirstColumn="0" w:lastRowLastColumn="0"/>
            <w:tcW w:w="1178" w:type="dxa"/>
            <w:shd w:val="clear" w:color="auto" w:fill="EEF2F5"/>
            <w:tcMar/>
          </w:tcPr>
          <w:p w:rsidR="003F5B65" w:rsidP="00392D65" w:rsidRDefault="0028467E" w14:paraId="1096C2D2" w14:textId="4C021452">
            <w:pPr>
              <w:pStyle w:val="Compact"/>
              <w:spacing w:before="40" w:after="40"/>
            </w:pPr>
            <w:ins w:author="Anu Krishnan" w:date="2026-07-15T10:09:00Z" w16du:dateUtc="2026-07-15T00:09:00Z" w:id="73">
              <w:r>
                <w:t>15/07/26</w:t>
              </w:r>
            </w:ins>
          </w:p>
        </w:tc>
        <w:tc>
          <w:tcPr>
            <w:cnfStyle w:val="000001000000" w:firstRow="0" w:lastRow="0" w:firstColumn="0" w:lastColumn="0" w:oddVBand="0" w:evenVBand="1" w:oddHBand="0" w:evenHBand="0" w:firstRowFirstColumn="0" w:firstRowLastColumn="0" w:lastRowFirstColumn="0" w:lastRowLastColumn="0"/>
            <w:tcW w:w="1528" w:type="dxa"/>
            <w:shd w:val="clear" w:color="auto" w:fill="EEF2F5"/>
            <w:tcMar/>
          </w:tcPr>
          <w:p w:rsidR="003F5B65" w:rsidP="00392D65" w:rsidRDefault="0028467E" w14:paraId="02BCAF5C" w14:textId="410FE1B6">
            <w:pPr>
              <w:pStyle w:val="Compact"/>
              <w:spacing w:before="40" w:after="40"/>
            </w:pPr>
            <w:ins w:author="Anu Krishnan" w:date="2026-07-15T10:09:00Z" w16du:dateUtc="2026-07-15T00:09:00Z" w:id="1671372231">
              <w:r w:rsidR="0028467E">
                <w:t>Approved, changes made in the document and comments will be add</w:t>
              </w:r>
            </w:ins>
            <w:ins w:author="Anu Krishnan" w:date="2026-07-15T10:10:00Z" w16du:dateUtc="2026-07-15T00:10:00Z" w:id="1138875052">
              <w:r w:rsidR="0028467E">
                <w:t xml:space="preserve">ed here </w:t>
              </w:r>
              <w:r w:rsidR="0028467E">
                <w:t xml:space="preserve">by </w:t>
              </w:r>
            </w:ins>
            <w:ins w:author="Anu Krishnan" w:date="2026-07-15T10:09:00Z" w16du:dateUtc="2026-07-15T00:09:00Z" w:id="1270835331">
              <w:del w:author="Muhammad Hashim" w:date="2026-07-16T00:27:05.49Z" w16du:dateUtc="2026-07-16T00:27:05.49Z" w:id="1935743761">
                <w:r w:rsidDel="0028467E">
                  <w:delText xml:space="preserve"> </w:delText>
                </w:r>
              </w:del>
              <w:r w:rsidR="0028467E">
                <w:t>Ali</w:t>
              </w:r>
              <w:r w:rsidR="0028467E">
                <w:t xml:space="preserve"> </w:t>
              </w:r>
            </w:ins>
            <w:ins w:author="Anu Krishnan" w:date="2026-07-15T10:10:00Z" w16du:dateUtc="2026-07-15T00:10:00Z" w:id="639568266">
              <w:r w:rsidR="0028467E">
                <w:t>to</w:t>
              </w:r>
            </w:ins>
            <w:ins w:author="Anu Krishnan" w:date="2026-07-15T10:09:00Z" w16du:dateUtc="2026-07-15T00:09:00Z" w:id="1444608750">
              <w:r w:rsidR="0028467E">
                <w:t xml:space="preserve"> provide the outstanding input </w:t>
              </w:r>
            </w:ins>
          </w:p>
        </w:tc>
      </w:tr>
      <w:tr w:rsidR="003F5B65" w:rsidTr="63FBC33E" w14:paraId="30C58717" w14:textId="77777777">
        <w:trPr>
          <w:jc w:val="center"/>
        </w:trPr>
        <w:tc>
          <w:tcPr>
            <w:cnfStyle w:val="000010000000" w:firstRow="0" w:lastRow="0" w:firstColumn="0" w:lastColumn="0" w:oddVBand="1" w:evenVBand="0" w:oddHBand="0" w:evenHBand="0" w:firstRowFirstColumn="0" w:firstRowLastColumn="0" w:lastRowFirstColumn="0" w:lastRowLastColumn="0"/>
            <w:tcW w:w="1843" w:type="dxa"/>
            <w:tcMar/>
          </w:tcPr>
          <w:p w:rsidR="003F5B65" w:rsidP="00392D65" w:rsidRDefault="003F5B65" w14:paraId="66C559C5" w14:textId="77777777">
            <w:pPr>
              <w:pStyle w:val="Compact"/>
              <w:spacing w:before="40" w:after="40"/>
            </w:pPr>
            <w:r>
              <w:rPr>
                <w:rFonts w:ascii="Calibri" w:hAnsi="Calibri"/>
                <w:color w:val="22282D"/>
                <w:sz w:val="20"/>
              </w:rPr>
              <w:t>Digital</w:t>
            </w:r>
          </w:p>
        </w:tc>
        <w:tc>
          <w:tcPr>
            <w:cnfStyle w:val="000001000000" w:firstRow="0" w:lastRow="0" w:firstColumn="0" w:lastColumn="0" w:oddVBand="0" w:evenVBand="1" w:oddHBand="0" w:evenHBand="0" w:firstRowFirstColumn="0" w:firstRowLastColumn="0" w:lastRowFirstColumn="0" w:lastRowLastColumn="0"/>
            <w:tcW w:w="1418" w:type="dxa"/>
            <w:tcMar/>
          </w:tcPr>
          <w:p w:rsidRPr="00D81102" w:rsidR="003F5B65" w:rsidP="00392D65" w:rsidRDefault="003F5B65" w14:paraId="3C11C963" w14:textId="77777777">
            <w:pPr>
              <w:pStyle w:val="Compact"/>
              <w:spacing w:before="40" w:after="40"/>
              <w:rPr>
                <w:rFonts w:ascii="Calibri" w:hAnsi="Calibri"/>
                <w:color w:val="22282D"/>
                <w:sz w:val="20"/>
              </w:rPr>
            </w:pPr>
            <w:r w:rsidRPr="00D81102">
              <w:rPr>
                <w:rFonts w:ascii="Calibri" w:hAnsi="Calibri"/>
                <w:color w:val="22282D"/>
                <w:sz w:val="20"/>
              </w:rPr>
              <w:t>Oleksandra</w:t>
            </w:r>
          </w:p>
        </w:tc>
        <w:tc>
          <w:tcPr>
            <w:cnfStyle w:val="000010000000" w:firstRow="0" w:lastRow="0" w:firstColumn="0" w:lastColumn="0" w:oddVBand="1" w:evenVBand="0" w:oddHBand="0" w:evenHBand="0" w:firstRowFirstColumn="0" w:firstRowLastColumn="0" w:lastRowFirstColumn="0" w:lastRowLastColumn="0"/>
            <w:tcW w:w="2551" w:type="dxa"/>
            <w:tcMar/>
          </w:tcPr>
          <w:p w:rsidRPr="00D81102" w:rsidR="003F5B65" w:rsidP="00392D65" w:rsidRDefault="003F5B65" w14:paraId="1167A73F" w14:textId="77777777">
            <w:pPr>
              <w:pStyle w:val="Compact"/>
              <w:spacing w:before="40" w:after="40"/>
              <w:rPr>
                <w:rFonts w:ascii="Calibri" w:hAnsi="Calibri"/>
                <w:color w:val="22282D"/>
                <w:sz w:val="20"/>
              </w:rPr>
            </w:pPr>
            <w:r w:rsidRPr="00D81102">
              <w:rPr>
                <w:rFonts w:ascii="Calibri" w:hAnsi="Calibri"/>
                <w:color w:val="22282D"/>
                <w:sz w:val="20"/>
              </w:rPr>
              <w:t>Project Manager Digital Engagement</w:t>
            </w:r>
          </w:p>
        </w:tc>
        <w:tc>
          <w:tcPr>
            <w:cnfStyle w:val="000001000000" w:firstRow="0" w:lastRow="0" w:firstColumn="0" w:lastColumn="0" w:oddVBand="0" w:evenVBand="1" w:oddHBand="0" w:evenHBand="0" w:firstRowFirstColumn="0" w:firstRowLastColumn="0" w:lastRowFirstColumn="0" w:lastRowLastColumn="0"/>
            <w:tcW w:w="1418" w:type="dxa"/>
            <w:tcMar/>
          </w:tcPr>
          <w:p w:rsidRPr="00A8210E" w:rsidR="003F5B65" w:rsidP="00A8210E" w:rsidRDefault="00BC6EDE" w14:paraId="5087CBEA" w14:textId="3700A024">
            <w:pPr>
              <w:pStyle w:val="Compact"/>
              <w:spacing w:before="40" w:after="40"/>
              <w:jc w:val="center"/>
            </w:pPr>
            <w:r w:rsidRPr="00A8210E">
              <w:rPr>
                <w:rFonts w:ascii="Calibri" w:hAnsi="Calibri"/>
                <w:color w:val="22282D"/>
                <w:sz w:val="20"/>
              </w:rPr>
              <w:t>Y</w:t>
            </w:r>
          </w:p>
        </w:tc>
        <w:tc>
          <w:tcPr>
            <w:cnfStyle w:val="000010000000" w:firstRow="0" w:lastRow="0" w:firstColumn="0" w:lastColumn="0" w:oddVBand="1" w:evenVBand="0" w:oddHBand="0" w:evenHBand="0" w:firstRowFirstColumn="0" w:firstRowLastColumn="0" w:lastRowFirstColumn="0" w:lastRowLastColumn="0"/>
            <w:tcW w:w="1178" w:type="dxa"/>
            <w:tcMar/>
          </w:tcPr>
          <w:p w:rsidRPr="00A8210E" w:rsidR="003F5B65" w:rsidP="00A8210E" w:rsidRDefault="00BC6EDE" w14:paraId="04A6BA69" w14:textId="7A07B19D">
            <w:pPr>
              <w:pStyle w:val="Compact"/>
              <w:spacing w:before="40" w:after="40"/>
              <w:jc w:val="center"/>
              <w:rPr>
                <w:rFonts w:ascii="Calibri" w:hAnsi="Calibri"/>
                <w:color w:val="22282D"/>
                <w:sz w:val="20"/>
              </w:rPr>
            </w:pPr>
            <w:r w:rsidRPr="00A8210E">
              <w:rPr>
                <w:rFonts w:ascii="Calibri" w:hAnsi="Calibri"/>
                <w:color w:val="22282D"/>
                <w:sz w:val="20"/>
              </w:rPr>
              <w:t>9/7/2026</w:t>
            </w:r>
          </w:p>
        </w:tc>
        <w:tc>
          <w:tcPr>
            <w:cnfStyle w:val="000001000000" w:firstRow="0" w:lastRow="0" w:firstColumn="0" w:lastColumn="0" w:oddVBand="0" w:evenVBand="1" w:oddHBand="0" w:evenHBand="0" w:firstRowFirstColumn="0" w:firstRowLastColumn="0" w:lastRowFirstColumn="0" w:lastRowLastColumn="0"/>
            <w:tcW w:w="1528" w:type="dxa"/>
            <w:tcMar/>
          </w:tcPr>
          <w:p w:rsidRPr="00A8210E" w:rsidR="003F5B65" w:rsidP="00A8210E" w:rsidRDefault="00581252" w14:paraId="0B49FEED" w14:textId="2F482F7C">
            <w:pPr>
              <w:pStyle w:val="Compact"/>
              <w:spacing w:before="40" w:after="40"/>
              <w:jc w:val="center"/>
              <w:rPr>
                <w:rFonts w:ascii="Calibri" w:hAnsi="Calibri"/>
                <w:color w:val="22282D"/>
                <w:sz w:val="20"/>
              </w:rPr>
            </w:pPr>
            <w:r w:rsidRPr="00A8210E">
              <w:rPr>
                <w:rFonts w:ascii="Calibri" w:hAnsi="Calibri"/>
                <w:color w:val="22282D"/>
                <w:sz w:val="20"/>
              </w:rPr>
              <w:t>Considering the scope and complexity, the first draft is expected by mid-August.</w:t>
            </w:r>
          </w:p>
        </w:tc>
      </w:tr>
    </w:tbl>
    <w:p w:rsidR="0033786D" w:rsidRDefault="0028467E" w14:paraId="257C040C" w14:textId="77777777">
      <w:pPr>
        <w:pStyle w:val="BodyText"/>
      </w:pPr>
      <w:r>
        <w:rPr>
          <w:i/>
          <w:iCs/>
        </w:rPr>
        <w:t>Once approved, we’ll proceed to build to this specification. Any changes after sign‑off can be handled as a normal revision.</w:t>
      </w:r>
      <w:bookmarkEnd w:id="0"/>
      <w:bookmarkEnd w:id="71"/>
    </w:p>
    <w:sectPr w:rsidR="0033786D">
      <w:headerReference w:type="even" r:id="rId12"/>
      <w:headerReference w:type="default" r:id="rId13"/>
      <w:headerReference w:type="first" r:id="rId14"/>
      <w:pgSz w:w="12240" w:h="15840" w:orient="portrait"/>
      <w:pgMar w:top="1152" w:right="1152" w:bottom="1152" w:left="115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u Krishnan" w:date="2026-07-15T09:42:00Z" w:id="2">
    <w:p w:rsidR="00B94359" w:rsidP="00B94359" w:rsidRDefault="00B94359" w14:paraId="238F9F6D" w14:textId="77777777">
      <w:pPr>
        <w:pStyle w:val="CommentText"/>
      </w:pPr>
      <w:r>
        <w:rPr>
          <w:rStyle w:val="CommentReference"/>
        </w:rPr>
        <w:annotationRef/>
      </w:r>
      <w:r>
        <w:t>Check with Digi team</w:t>
      </w:r>
    </w:p>
  </w:comment>
  <w:comment w:initials="TC" w:author="Thuy Reynolds" w:date="2026-07-13T15:41:00Z" w:id="3">
    <w:p w:rsidR="001F4AF9" w:rsidP="001F4AF9" w:rsidRDefault="00582EB2" w14:paraId="740D3CDF" w14:textId="7B7D3ADE">
      <w:pPr>
        <w:pStyle w:val="CommentText"/>
      </w:pPr>
      <w:r>
        <w:rPr>
          <w:rStyle w:val="CommentReference"/>
        </w:rPr>
        <w:annotationRef/>
      </w:r>
      <w:r w:rsidR="001F4AF9">
        <w:t>We suggest to have some visual pictures for each screen</w:t>
      </w:r>
    </w:p>
  </w:comment>
  <w:comment w:initials="AK" w:author="Anu Krishnan" w:date="2026-07-15T10:01:00Z" w:id="59">
    <w:p w:rsidR="00455D56" w:rsidP="00455D56" w:rsidRDefault="00455D56" w14:paraId="3521F036" w14:textId="77777777">
      <w:pPr>
        <w:pStyle w:val="CommentText"/>
      </w:pPr>
      <w:r>
        <w:rPr>
          <w:rStyle w:val="CommentReference"/>
        </w:rPr>
        <w:annotationRef/>
      </w:r>
      <w:r>
        <w:t>Ali will send the right statistics</w:t>
      </w:r>
    </w:p>
  </w:comment>
  <w:comment w:initials="TC" w:author="Thuy Reynolds" w:date="2026-07-13T15:58:00Z" w:id="61">
    <w:p w:rsidR="00605865" w:rsidP="00605865" w:rsidRDefault="00605865" w14:paraId="58F3DCE1" w14:textId="7A8843FE">
      <w:pPr>
        <w:pStyle w:val="CommentText"/>
      </w:pPr>
      <w:r>
        <w:rPr>
          <w:rStyle w:val="CommentReference"/>
        </w:rPr>
        <w:annotationRef/>
      </w:r>
      <w:r>
        <w:t>We personally think that, the spark symbolises external force that ruins the tree. The concept unfold in this game is internal drive with soil and root that affects the tree quality. However, this will need further input/ confirmation from Ali or Anu.</w:t>
      </w:r>
    </w:p>
  </w:comment>
  <w:comment w:initials="AK" w:author="Anu Krishnan" w:date="2026-07-15T10:03:00Z" w:id="62">
    <w:p w:rsidR="00455D56" w:rsidP="00455D56" w:rsidRDefault="00455D56" w14:paraId="4D05BD75" w14:textId="77777777">
      <w:pPr>
        <w:pStyle w:val="CommentText"/>
      </w:pPr>
      <w:r>
        <w:rPr>
          <w:rStyle w:val="CommentReference"/>
        </w:rPr>
        <w:annotationRef/>
      </w:r>
      <w:r>
        <w:t>Ali to come back with more for this section.- it’s a good idea</w:t>
      </w:r>
    </w:p>
  </w:comment>
  <w:comment w:initials="AK" w:author="Anu Krishnan" w:date="2026-07-15T10:03:00Z" w:id="65">
    <w:p w:rsidR="00455D56" w:rsidP="00455D56" w:rsidRDefault="00455D56" w14:paraId="2D6AFD6F" w14:textId="77777777">
      <w:pPr>
        <w:pStyle w:val="CommentText"/>
      </w:pPr>
      <w:r>
        <w:rPr>
          <w:rStyle w:val="CommentReference"/>
        </w:rPr>
        <w:annotationRef/>
      </w:r>
      <w:r>
        <w:t>Like this</w:t>
      </w:r>
    </w:p>
  </w:comment>
  <w:comment w:initials="TC" w:author="Thuy Reynolds" w:date="2026-07-13T15:42:00Z" w:id="67">
    <w:p w:rsidR="00582EB2" w:rsidP="00582EB2" w:rsidRDefault="00582EB2" w14:paraId="3E556167" w14:textId="6255AE56">
      <w:pPr>
        <w:pStyle w:val="CommentText"/>
      </w:pPr>
      <w:r>
        <w:rPr>
          <w:rStyle w:val="CommentReference"/>
        </w:rPr>
        <w:annotationRef/>
      </w:r>
      <w:r>
        <w:t>We suggest to have visual picture for each screen</w:t>
      </w:r>
    </w:p>
  </w:comment>
  <w:comment xmlns:w="http://schemas.openxmlformats.org/wordprocessingml/2006/main" w:initials="AY" w:author="Ali Yaghobi" w:date="2026-07-16T10:30:23" w:id="2121291451">
    <w:p xmlns:w14="http://schemas.microsoft.com/office/word/2010/wordml" xmlns:w="http://schemas.openxmlformats.org/wordprocessingml/2006/main" w:rsidR="10601C94" w:rsidRDefault="4F0D5980" w14:paraId="70A1B0F0" w14:textId="6CC60B66">
      <w:pPr>
        <w:pStyle w:val="CommentText"/>
      </w:pPr>
      <w:r>
        <w:rPr>
          <w:rStyle w:val="CommentReference"/>
        </w:rPr>
        <w:annotationRef/>
      </w:r>
      <w:r w:rsidRPr="658CFD14" w:rsidR="74DE8FFF">
        <w:t>some suggested generic names include: Ace, Orion, Atlas, Phoenix, Hunter, Blaze, Rayder, Falcon</w:t>
      </w:r>
    </w:p>
  </w:comment>
  <w:comment xmlns:w="http://schemas.openxmlformats.org/wordprocessingml/2006/main" w:initials="MH" w:author="Muhammad Hashim" w:date="2026-07-16T10:36:01" w:id="2109370682">
    <w:p xmlns:w14="http://schemas.microsoft.com/office/word/2010/wordml" xmlns:w="http://schemas.openxmlformats.org/wordprocessingml/2006/main" w:rsidR="05629BE7" w:rsidRDefault="6CC25643" w14:paraId="2DCECC80" w14:textId="7756B144">
      <w:pPr>
        <w:pStyle w:val="CommentText"/>
      </w:pPr>
      <w:r>
        <w:rPr>
          <w:rStyle w:val="CommentReference"/>
        </w:rPr>
        <w:annotationRef/>
      </w:r>
      <w:r w:rsidRPr="565A25E9" w:rsidR="1C4C26B5">
        <w:t>Great will use any one of these names</w:t>
      </w:r>
    </w:p>
  </w:comment>
  <w:comment xmlns:w="http://schemas.openxmlformats.org/wordprocessingml/2006/main" w:initials="AY" w:author="Ali Yaghobi" w:date="2026-07-16T10:51:17" w:id="1503821820">
    <w:p xmlns:w14="http://schemas.microsoft.com/office/word/2010/wordml" xmlns:w="http://schemas.openxmlformats.org/wordprocessingml/2006/main" w:rsidR="1504BAED" w:rsidRDefault="523A4681" w14:paraId="6911CC5A" w14:textId="614F7B3F">
      <w:pPr>
        <w:pStyle w:val="CommentText"/>
      </w:pPr>
      <w:r>
        <w:rPr>
          <w:rStyle w:val="CommentReference"/>
        </w:rPr>
        <w:annotationRef/>
      </w:r>
      <w:r w:rsidRPr="21B57E1D" w:rsidR="32A6F904">
        <w:t xml:space="preserve">proper citation: Australian Institute of Health and Welfare (AIHW) 2018, </w:t>
      </w:r>
    </w:p>
  </w:comment>
  <w:comment xmlns:w="http://schemas.openxmlformats.org/wordprocessingml/2006/main" w:initials="AY" w:author="Ali Yaghobi" w:date="2026-07-16T11:10:25" w:id="1569560800">
    <w:p xmlns:w14="http://schemas.microsoft.com/office/word/2010/wordml" xmlns:w="http://schemas.openxmlformats.org/wordprocessingml/2006/main" w:rsidR="63FA1936" w:rsidRDefault="17CCBA4D" w14:paraId="091EA2BB" w14:textId="452547AE">
      <w:pPr>
        <w:pStyle w:val="CommentText"/>
      </w:pPr>
      <w:r>
        <w:rPr>
          <w:rStyle w:val="CommentReference"/>
        </w:rPr>
        <w:annotationRef/>
      </w:r>
      <w:r w:rsidRPr="36F7CA38" w:rsidR="5B09D1F5">
        <w:t xml:space="preserve">I think and based on one of the 3 outcomes, there has to be some consequence for the character if he does not take the right decision. on a balance and if we don't want to depict physical violence, some suggestion include: </w:t>
      </w:r>
    </w:p>
    <w:p xmlns:w14="http://schemas.microsoft.com/office/word/2010/wordml" xmlns:w="http://schemas.openxmlformats.org/wordprocessingml/2006/main" w:rsidR="25584782" w:rsidRDefault="564381B1" w14:paraId="6FEEBD3C" w14:textId="1CD8129F">
      <w:pPr>
        <w:pStyle w:val="CommentText"/>
      </w:pPr>
    </w:p>
    <w:p xmlns:w14="http://schemas.microsoft.com/office/word/2010/wordml" xmlns:w="http://schemas.openxmlformats.org/wordprocessingml/2006/main" w:rsidR="7CE90C68" w:rsidRDefault="0AF89317" w14:paraId="5B857F15" w14:textId="1D84D9AD">
      <w:pPr>
        <w:pStyle w:val="CommentText"/>
      </w:pPr>
      <w:r w:rsidRPr="0A4A7DE6" w:rsidR="5B6E652C">
        <w:t>Raises his voice.</w:t>
      </w:r>
    </w:p>
    <w:p xmlns:w14="http://schemas.microsoft.com/office/word/2010/wordml" xmlns:w="http://schemas.openxmlformats.org/wordprocessingml/2006/main" w:rsidR="560A38B4" w:rsidRDefault="482C0D44" w14:paraId="17613D3C" w14:textId="1B99B815">
      <w:pPr>
        <w:pStyle w:val="CommentText"/>
      </w:pPr>
      <w:r w:rsidRPr="3F8C8C36" w:rsidR="313182DF">
        <w:t>Shouts during an argument.</w:t>
      </w:r>
    </w:p>
    <w:p xmlns:w14="http://schemas.microsoft.com/office/word/2010/wordml" xmlns:w="http://schemas.openxmlformats.org/wordprocessingml/2006/main" w:rsidR="3E9A3BA3" w:rsidRDefault="2FFF0900" w14:paraId="40183FBB" w14:textId="05D15317">
      <w:pPr>
        <w:pStyle w:val="CommentText"/>
      </w:pPr>
      <w:r w:rsidRPr="73A9BE4B" w:rsidR="1051DE92">
        <w:t>Uses a sarcastic tone.</w:t>
      </w:r>
    </w:p>
    <w:p xmlns:w14="http://schemas.microsoft.com/office/word/2010/wordml" xmlns:w="http://schemas.openxmlformats.org/wordprocessingml/2006/main" w:rsidR="13C674DE" w:rsidRDefault="6D2E5CC5" w14:paraId="30B04879" w14:textId="2BD4BD16">
      <w:pPr>
        <w:pStyle w:val="CommentText"/>
      </w:pPr>
      <w:r w:rsidRPr="344C3C1E" w:rsidR="207C355C">
        <w:t>Walks away abruptly.</w:t>
      </w:r>
    </w:p>
    <w:p xmlns:w14="http://schemas.microsoft.com/office/word/2010/wordml" xmlns:w="http://schemas.openxmlformats.org/wordprocessingml/2006/main" w:rsidR="17D096A4" w:rsidRDefault="77CDEB0B" w14:paraId="6DFE4D8C" w14:textId="5A709F89">
      <w:pPr>
        <w:pStyle w:val="CommentText"/>
      </w:pPr>
      <w:r w:rsidRPr="375C73C3" w:rsidR="54869C12">
        <w:t>Criticizes others harshly.</w:t>
      </w:r>
    </w:p>
    <w:p xmlns:w14="http://schemas.microsoft.com/office/word/2010/wordml" xmlns:w="http://schemas.openxmlformats.org/wordprocessingml/2006/main" w:rsidR="397BBCC5" w:rsidRDefault="6B194245" w14:paraId="4F396F7B" w14:textId="1BBED05C">
      <w:pPr>
        <w:pStyle w:val="CommentText"/>
      </w:pPr>
      <w:r w:rsidRPr="6FC9313A" w:rsidR="02CD64E6">
        <w:t>Rolls his eyes.</w:t>
      </w:r>
    </w:p>
    <w:p xmlns:w14="http://schemas.microsoft.com/office/word/2010/wordml" xmlns:w="http://schemas.openxmlformats.org/wordprocessingml/2006/main" w:rsidR="70258601" w:rsidRDefault="37F5CD91" w14:paraId="4753DCA6" w14:textId="5966E8C2">
      <w:pPr>
        <w:pStyle w:val="CommentText"/>
      </w:pPr>
      <w:r w:rsidRPr="1DE38479" w:rsidR="5825844C">
        <w:t>Refuses to participate in a conversation.</w:t>
      </w:r>
    </w:p>
    <w:p xmlns:w14="http://schemas.microsoft.com/office/word/2010/wordml" xmlns:w="http://schemas.openxmlformats.org/wordprocessingml/2006/main" w:rsidR="276560C8" w:rsidRDefault="7D2A91EB" w14:paraId="71E6C768" w14:textId="778130A6">
      <w:pPr>
        <w:pStyle w:val="CommentText"/>
      </w:pPr>
      <w:r w:rsidRPr="3CB030D7" w:rsidR="5A4122EE">
        <w:t>Slams a door.</w:t>
      </w:r>
    </w:p>
    <w:p xmlns:w14="http://schemas.microsoft.com/office/word/2010/wordml" xmlns:w="http://schemas.openxmlformats.org/wordprocessingml/2006/main" w:rsidR="4DFE5AA0" w:rsidRDefault="08AC4D62" w14:paraId="17809B5A" w14:textId="22F440F4">
      <w:pPr>
        <w:pStyle w:val="CommentText"/>
      </w:pPr>
      <w:r w:rsidRPr="0C541586" w:rsidR="7AE0FF3C">
        <w:t>Interrupts others while they are speaking.</w:t>
      </w:r>
    </w:p>
    <w:p xmlns:w14="http://schemas.microsoft.com/office/word/2010/wordml" xmlns:w="http://schemas.openxmlformats.org/wordprocessingml/2006/main" w:rsidR="5D2B175D" w:rsidRDefault="295A6CA4" w14:paraId="7EAE9B53" w14:textId="4062AED9">
      <w:pPr>
        <w:pStyle w:val="CommentText"/>
      </w:pPr>
      <w:r w:rsidRPr="4E7DE1FD" w:rsidR="07316047">
        <w:t>Blames others for a problem.</w:t>
      </w:r>
    </w:p>
    <w:p xmlns:w14="http://schemas.microsoft.com/office/word/2010/wordml" xmlns:w="http://schemas.openxmlformats.org/wordprocessingml/2006/main" w:rsidR="733CF256" w:rsidRDefault="3BD344E2" w14:paraId="505B8D2B" w14:textId="4A0A912F">
      <w:pPr>
        <w:pStyle w:val="CommentText"/>
      </w:pPr>
      <w:r w:rsidRPr="2126E184" w:rsidR="2DBC82DA">
        <w:t>Crosses his arms and refuses to engage.</w:t>
      </w:r>
    </w:p>
  </w:comment>
  <w:comment xmlns:w="http://schemas.openxmlformats.org/wordprocessingml/2006/main" w:initials="AY" w:author="Ali Yaghobi" w:date="2026-07-16T10:54:15" w:id="1655432207">
    <w:p xmlns:w14="http://schemas.microsoft.com/office/word/2010/wordml" xmlns:w="http://schemas.openxmlformats.org/wordprocessingml/2006/main" w:rsidR="7F571172" w:rsidRDefault="5242EFA4" w14:paraId="649A430D" w14:textId="2572B011">
      <w:pPr>
        <w:pStyle w:val="CommentText"/>
      </w:pPr>
      <w:r>
        <w:rPr>
          <w:rStyle w:val="CommentReference"/>
        </w:rPr>
        <w:annotationRef/>
      </w:r>
      <w:r w:rsidRPr="4CDCC77B" w:rsidR="7CAA10E8">
        <w:t xml:space="preserve">citation for this stats: Department of the Prime Minister and Cabinet. (2023). </w:t>
      </w:r>
      <w:r w:rsidRPr="4F633037" w:rsidR="3F6FE05A">
        <w:rPr>
          <w:i w:val="1"/>
          <w:iCs w:val="1"/>
        </w:rPr>
        <w:t>National Strategy to Achieve Gender Equality: Discussion Paper</w:t>
      </w:r>
      <w:r w:rsidRPr="19C6A553" w:rsidR="19DD0EE9">
        <w:t>. Australian Government.</w:t>
      </w:r>
    </w:p>
  </w:comment>
  <w:comment xmlns:w="http://schemas.openxmlformats.org/wordprocessingml/2006/main" w:initials="AY" w:author="Ali Yaghobi" w:date="2026-07-16T11:00:28" w:id="1174877367">
    <w:p xmlns:w14="http://schemas.microsoft.com/office/word/2010/wordml" xmlns:w="http://schemas.openxmlformats.org/wordprocessingml/2006/main" w:rsidR="6E78F2EA" w:rsidRDefault="36AE9E6F" w14:paraId="25366E10" w14:textId="7BDC4489">
      <w:pPr>
        <w:pStyle w:val="CommentText"/>
      </w:pPr>
      <w:r>
        <w:rPr>
          <w:rStyle w:val="CommentReference"/>
        </w:rPr>
        <w:annotationRef/>
      </w:r>
      <w:r w:rsidRPr="21910E8C" w:rsidR="7D80CC03">
        <w:t xml:space="preserve">source for this one is : ABS- Personal Saftey Survey (2021) </w:t>
      </w:r>
    </w:p>
  </w:comment>
</w:comments>
</file>

<file path=word/commentsExtended.xml><?xml version="1.0" encoding="utf-8"?>
<w15:commentsEx xmlns:mc="http://schemas.openxmlformats.org/markup-compatibility/2006" xmlns:w15="http://schemas.microsoft.com/office/word/2012/wordml" mc:Ignorable="w15">
  <w15:commentEx w15:done="0" w15:paraId="238F9F6D"/>
  <w15:commentEx w15:done="0" w15:paraId="740D3CDF"/>
  <w15:commentEx w15:done="0" w15:paraId="3521F036"/>
  <w15:commentEx w15:done="0" w15:paraId="58F3DCE1"/>
  <w15:commentEx w15:done="0" w15:paraId="4D05BD75" w15:paraIdParent="58F3DCE1"/>
  <w15:commentEx w15:done="0" w15:paraId="2D6AFD6F"/>
  <w15:commentEx w15:done="0" w15:paraId="3E556167"/>
  <w15:commentEx w15:done="0" w15:paraId="70A1B0F0" w15:paraIdParent="238F9F6D"/>
  <w15:commentEx w15:done="0" w15:paraId="2DCECC80" w15:paraIdParent="238F9F6D"/>
  <w15:commentEx w15:done="0" w15:paraId="6911CC5A" w15:paraIdParent="3521F036"/>
  <w15:commentEx w15:done="0" w15:paraId="505B8D2B" w15:paraIdParent="58F3DCE1"/>
  <w15:commentEx w15:done="0" w15:paraId="649A430D"/>
  <w15:commentEx w15:done="0" w15:paraId="25366E1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CDE5D5B" w16cex:dateUtc="2026-07-14T23:42:00Z"/>
  <w16cex:commentExtensible w16cex:durableId="5EABE859" w16cex:dateUtc="2026-07-13T05:41:00Z"/>
  <w16cex:commentExtensible w16cex:durableId="0ECC379E" w16cex:dateUtc="2026-07-15T00:01:00Z"/>
  <w16cex:commentExtensible w16cex:durableId="35AEF130" w16cex:dateUtc="2026-07-13T05:58:00Z"/>
  <w16cex:commentExtensible w16cex:durableId="136271C5" w16cex:dateUtc="2026-07-15T00:03:00Z"/>
  <w16cex:commentExtensible w16cex:durableId="775BEFA0" w16cex:dateUtc="2026-07-15T00:03:00Z"/>
  <w16cex:commentExtensible w16cex:durableId="567F0E21" w16cex:dateUtc="2026-07-13T05:42:00Z"/>
  <w16cex:commentExtensible w16cex:durableId="15BAA762" w16cex:dateUtc="2026-07-16T00:30:23.088Z"/>
  <w16cex:commentExtensible w16cex:durableId="0FA6A439" w16cex:dateUtc="2026-07-16T00:36:01.552Z"/>
  <w16cex:commentExtensible w16cex:durableId="4582968F" w16cex:dateUtc="2026-07-16T00:51:17.229Z"/>
  <w16cex:commentExtensible w16cex:durableId="7BF9C15B" w16cex:dateUtc="2026-07-16T01:10:25.674Z"/>
  <w16cex:commentExtensible w16cex:durableId="048F6020" w16cex:dateUtc="2026-07-16T00:54:15.312Z"/>
  <w16cex:commentExtensible w16cex:durableId="28EA08F2" w16cex:dateUtc="2026-07-16T01:00:28.628Z"/>
</w16cex:commentsExtensible>
</file>

<file path=word/commentsIds.xml><?xml version="1.0" encoding="utf-8"?>
<w16cid:commentsIds xmlns:mc="http://schemas.openxmlformats.org/markup-compatibility/2006" xmlns:w16cid="http://schemas.microsoft.com/office/word/2016/wordml/cid" mc:Ignorable="w16cid">
  <w16cid:commentId w16cid:paraId="238F9F6D" w16cid:durableId="1CDE5D5B"/>
  <w16cid:commentId w16cid:paraId="740D3CDF" w16cid:durableId="5EABE859"/>
  <w16cid:commentId w16cid:paraId="3521F036" w16cid:durableId="0ECC379E"/>
  <w16cid:commentId w16cid:paraId="58F3DCE1" w16cid:durableId="35AEF130"/>
  <w16cid:commentId w16cid:paraId="4D05BD75" w16cid:durableId="136271C5"/>
  <w16cid:commentId w16cid:paraId="2D6AFD6F" w16cid:durableId="775BEFA0"/>
  <w16cid:commentId w16cid:paraId="3E556167" w16cid:durableId="567F0E21"/>
  <w16cid:commentId w16cid:paraId="70A1B0F0" w16cid:durableId="15BAA762"/>
  <w16cid:commentId w16cid:paraId="2DCECC80" w16cid:durableId="0FA6A439"/>
  <w16cid:commentId w16cid:paraId="6911CC5A" w16cid:durableId="4582968F"/>
  <w16cid:commentId w16cid:paraId="505B8D2B" w16cid:durableId="7BF9C15B"/>
  <w16cid:commentId w16cid:paraId="649A430D" w16cid:durableId="048F6020"/>
  <w16cid:commentId w16cid:paraId="25366E10" w16cid:durableId="28EA08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2C0D" w:rsidP="003F5B65" w:rsidRDefault="00302C0D" w14:paraId="6631FAC9" w14:textId="77777777">
      <w:pPr>
        <w:spacing w:after="0"/>
      </w:pPr>
      <w:r>
        <w:separator/>
      </w:r>
    </w:p>
  </w:endnote>
  <w:endnote w:type="continuationSeparator" w:id="0">
    <w:p w:rsidR="00302C0D" w:rsidP="003F5B65" w:rsidRDefault="00302C0D" w14:paraId="085712D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2C0D" w:rsidP="003F5B65" w:rsidRDefault="00302C0D" w14:paraId="1A82AF65" w14:textId="77777777">
      <w:pPr>
        <w:spacing w:after="0"/>
      </w:pPr>
      <w:r>
        <w:separator/>
      </w:r>
    </w:p>
  </w:footnote>
  <w:footnote w:type="continuationSeparator" w:id="0">
    <w:p w:rsidR="00302C0D" w:rsidP="003F5B65" w:rsidRDefault="00302C0D" w14:paraId="76D0199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5B65" w:rsidRDefault="003F5B65" w14:paraId="55363FA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5B65" w:rsidRDefault="003F5B65" w14:paraId="6A5CCA1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5B65" w:rsidRDefault="003F5B65" w14:paraId="763B743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90AB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84039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84A29D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8"/>
    <w:multiLevelType w:val="multilevel"/>
    <w:tmpl w:val="7DC8C5E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A994112"/>
    <w:multiLevelType w:val="multilevel"/>
    <w:tmpl w:val="FAAAEA48"/>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79284DAE"/>
    <w:multiLevelType w:val="hybridMultilevel"/>
    <w:tmpl w:val="C2EA206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50082724">
    <w:abstractNumId w:val="0"/>
  </w:num>
  <w:num w:numId="2" w16cid:durableId="611975885">
    <w:abstractNumId w:val="1"/>
  </w:num>
  <w:num w:numId="3" w16cid:durableId="1508787927">
    <w:abstractNumId w:val="1"/>
  </w:num>
  <w:num w:numId="4" w16cid:durableId="1799034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3244435">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 w16cid:durableId="1294940252">
    <w:abstractNumId w:val="1"/>
  </w:num>
  <w:num w:numId="7" w16cid:durableId="154274686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8" w16cid:durableId="1079987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38026240">
    <w:abstractNumId w:val="1"/>
  </w:num>
  <w:num w:numId="10" w16cid:durableId="1726370889">
    <w:abstractNumId w:val="1"/>
  </w:num>
  <w:num w:numId="11" w16cid:durableId="1022977951">
    <w:abstractNumId w:val="1"/>
  </w:num>
  <w:num w:numId="12" w16cid:durableId="567690947">
    <w:abstractNumId w:val="5"/>
  </w:num>
</w:numbering>
</file>

<file path=word/people.xml><?xml version="1.0" encoding="utf-8"?>
<w15:people xmlns:mc="http://schemas.openxmlformats.org/markup-compatibility/2006" xmlns:w15="http://schemas.microsoft.com/office/word/2012/wordml" mc:Ignorable="w15">
  <w15:person w15:author="Anu Krishnan">
    <w15:presenceInfo w15:providerId="AD" w15:userId="S::KrishnanA@ames.net.au::24971ceb-88f7-47f5-8a92-054f24e0b82b"/>
  </w15:person>
  <w15:person w15:author="Thuy Reynolds">
    <w15:presenceInfo w15:providerId="AD" w15:userId="S::ReynoldT@ames.net.au::ec1c699f-f3b2-4ddc-8ed7-bd3a42c5e770"/>
  </w15:person>
  <w15:person w15:author="Anu Krishnan">
    <w15:presenceInfo w15:providerId="AD" w15:userId="S::krishnana@ames.net.au::24971ceb-88f7-47f5-8a92-054f24e0b82b"/>
  </w15:person>
  <w15:person w15:author="Ali Yaghobi">
    <w15:presenceInfo w15:providerId="AD" w15:userId="S::aliy@ames.net.au::8c41854e-4c12-4f29-872a-0a1b3cc74ac3"/>
  </w15:person>
  <w15:person w15:author="Muhammad Hashim">
    <w15:presenceInfo w15:providerId="AD" w15:userId="S::hashimm@ames.net.au::185ecf7e-c1e6-4632-96ec-2125ae389bf8"/>
  </w15:person>
  <w15:person w15:author="Ali Yaghobi">
    <w15:presenceInfo w15:providerId="AD" w15:userId="S::aliy@ames.net.au::8c41854e-4c12-4f29-872a-0a1b3cc74ac3"/>
  </w15:person>
  <w15:person w15:author="Muhammad Hashim">
    <w15:presenceInfo w15:providerId="AD" w15:userId="S::hashimm@ames.net.au::185ecf7e-c1e6-4632-96ec-2125ae389b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6D"/>
    <w:rsid w:val="00022603"/>
    <w:rsid w:val="000610A6"/>
    <w:rsid w:val="001653E6"/>
    <w:rsid w:val="001F4AF9"/>
    <w:rsid w:val="00250ECB"/>
    <w:rsid w:val="0028467E"/>
    <w:rsid w:val="00295E1A"/>
    <w:rsid w:val="00302C0D"/>
    <w:rsid w:val="0033786D"/>
    <w:rsid w:val="003F5B65"/>
    <w:rsid w:val="00455D56"/>
    <w:rsid w:val="004713F2"/>
    <w:rsid w:val="00581252"/>
    <w:rsid w:val="00582EB2"/>
    <w:rsid w:val="005F3D64"/>
    <w:rsid w:val="00605865"/>
    <w:rsid w:val="006060E0"/>
    <w:rsid w:val="006117C1"/>
    <w:rsid w:val="00671DF8"/>
    <w:rsid w:val="00673439"/>
    <w:rsid w:val="00687D29"/>
    <w:rsid w:val="007643F5"/>
    <w:rsid w:val="007864E7"/>
    <w:rsid w:val="00806D03"/>
    <w:rsid w:val="00806E67"/>
    <w:rsid w:val="008779C5"/>
    <w:rsid w:val="008C5E6A"/>
    <w:rsid w:val="00906B88"/>
    <w:rsid w:val="00A15173"/>
    <w:rsid w:val="00A23220"/>
    <w:rsid w:val="00A43621"/>
    <w:rsid w:val="00A8210E"/>
    <w:rsid w:val="00AB1F50"/>
    <w:rsid w:val="00AE653F"/>
    <w:rsid w:val="00B94359"/>
    <w:rsid w:val="00BC53FF"/>
    <w:rsid w:val="00BC6EDE"/>
    <w:rsid w:val="00C27312"/>
    <w:rsid w:val="00E67CE0"/>
    <w:rsid w:val="00EE2AB9"/>
    <w:rsid w:val="00FC6B6A"/>
    <w:rsid w:val="00FE7455"/>
    <w:rsid w:val="08ECCED5"/>
    <w:rsid w:val="1FC3C00F"/>
    <w:rsid w:val="22947018"/>
    <w:rsid w:val="29AC9B81"/>
    <w:rsid w:val="30390D5C"/>
    <w:rsid w:val="33A07C34"/>
    <w:rsid w:val="3604DE60"/>
    <w:rsid w:val="4CF0F597"/>
    <w:rsid w:val="4FD81F4C"/>
    <w:rsid w:val="5763FB8B"/>
    <w:rsid w:val="63FBC33E"/>
    <w:rsid w:val="6676B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A660437"/>
  <w15:docId w15:val="{D1476C62-D873-45A5-843E-45841AF46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3F5B65"/>
    <w:pPr>
      <w:tabs>
        <w:tab w:val="center" w:pos="4513"/>
        <w:tab w:val="right" w:pos="9026"/>
      </w:tabs>
      <w:spacing w:after="0"/>
    </w:pPr>
  </w:style>
  <w:style w:type="character" w:styleId="HeaderChar" w:customStyle="1">
    <w:name w:val="Header Char"/>
    <w:basedOn w:val="DefaultParagraphFont"/>
    <w:link w:val="Header"/>
    <w:rsid w:val="003F5B65"/>
  </w:style>
  <w:style w:type="paragraph" w:styleId="Revision">
    <w:name w:val="Revision"/>
    <w:hidden/>
    <w:rsid w:val="008779C5"/>
    <w:pPr>
      <w:spacing w:after="0"/>
    </w:pPr>
  </w:style>
  <w:style w:type="paragraph" w:styleId="ListParagraph">
    <w:name w:val="List Paragraph"/>
    <w:basedOn w:val="Normal"/>
    <w:uiPriority w:val="34"/>
    <w:qFormat/>
    <w:rsid w:val="00671DF8"/>
    <w:pPr>
      <w:spacing w:after="160" w:line="278" w:lineRule="auto"/>
      <w:ind w:left="720"/>
      <w:contextualSpacing/>
    </w:pPr>
    <w:rPr>
      <w:kern w:val="2"/>
      <w:lang w:val="en-AU"/>
    </w:rPr>
  </w:style>
  <w:style w:type="character" w:styleId="CommentReference">
    <w:name w:val="annotation reference"/>
    <w:basedOn w:val="DefaultParagraphFont"/>
    <w:rsid w:val="00582EB2"/>
    <w:rPr>
      <w:sz w:val="16"/>
      <w:szCs w:val="16"/>
    </w:rPr>
  </w:style>
  <w:style w:type="paragraph" w:styleId="CommentText">
    <w:name w:val="annotation text"/>
    <w:basedOn w:val="Normal"/>
    <w:link w:val="CommentTextChar"/>
    <w:rsid w:val="00582EB2"/>
    <w:rPr>
      <w:sz w:val="20"/>
      <w:szCs w:val="20"/>
    </w:rPr>
  </w:style>
  <w:style w:type="character" w:styleId="CommentTextChar" w:customStyle="1">
    <w:name w:val="Comment Text Char"/>
    <w:basedOn w:val="DefaultParagraphFont"/>
    <w:link w:val="CommentText"/>
    <w:rsid w:val="00582EB2"/>
    <w:rPr>
      <w:sz w:val="20"/>
      <w:szCs w:val="20"/>
    </w:rPr>
  </w:style>
  <w:style w:type="paragraph" w:styleId="CommentSubject">
    <w:name w:val="annotation subject"/>
    <w:basedOn w:val="CommentText"/>
    <w:next w:val="CommentText"/>
    <w:link w:val="CommentSubjectChar"/>
    <w:rsid w:val="00582EB2"/>
    <w:rPr>
      <w:b/>
      <w:bCs/>
    </w:rPr>
  </w:style>
  <w:style w:type="character" w:styleId="CommentSubjectChar" w:customStyle="1">
    <w:name w:val="Comment Subject Char"/>
    <w:basedOn w:val="CommentTextChar"/>
    <w:link w:val="CommentSubject"/>
    <w:rsid w:val="00582E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CE9F1-6AAE-47EF-9E64-FABA6E3DAC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AMES Australia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Anu Krishnan</dc:creator>
  <keywords/>
  <lastModifiedBy>Ali Yaghobi</lastModifiedBy>
  <revision>3</revision>
  <dcterms:created xsi:type="dcterms:W3CDTF">2026-07-15T00:15:00.0000000Z</dcterms:created>
  <dcterms:modified xsi:type="dcterms:W3CDTF">2026-07-16T01:10:55.9655963Z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99b701-8d49-44ba-a502-e43b6d2ea089_Enabled">
    <vt:lpwstr>true</vt:lpwstr>
  </property>
  <property fmtid="{D5CDD505-2E9C-101B-9397-08002B2CF9AE}" pid="3" name="MSIP_Label_6899b701-8d49-44ba-a502-e43b6d2ea089_SetDate">
    <vt:lpwstr>2026-07-08T05:59:44Z</vt:lpwstr>
  </property>
  <property fmtid="{D5CDD505-2E9C-101B-9397-08002B2CF9AE}" pid="4" name="MSIP_Label_6899b701-8d49-44ba-a502-e43b6d2ea089_Method">
    <vt:lpwstr>Privileged</vt:lpwstr>
  </property>
  <property fmtid="{D5CDD505-2E9C-101B-9397-08002B2CF9AE}" pid="5" name="MSIP_Label_6899b701-8d49-44ba-a502-e43b6d2ea089_Name">
    <vt:lpwstr>OFFICIAL</vt:lpwstr>
  </property>
  <property fmtid="{D5CDD505-2E9C-101B-9397-08002B2CF9AE}" pid="6" name="MSIP_Label_6899b701-8d49-44ba-a502-e43b6d2ea089_SiteId">
    <vt:lpwstr>76ab5e13-9fc6-4d78-922c-c35a5f727f6d</vt:lpwstr>
  </property>
  <property fmtid="{D5CDD505-2E9C-101B-9397-08002B2CF9AE}" pid="7" name="MSIP_Label_6899b701-8d49-44ba-a502-e43b6d2ea089_ActionId">
    <vt:lpwstr>4eb6f158-cbbe-4914-b81d-3c93f8fb5969</vt:lpwstr>
  </property>
  <property fmtid="{D5CDD505-2E9C-101B-9397-08002B2CF9AE}" pid="8" name="MSIP_Label_6899b701-8d49-44ba-a502-e43b6d2ea089_ContentBits">
    <vt:lpwstr>1</vt:lpwstr>
  </property>
  <property fmtid="{D5CDD505-2E9C-101B-9397-08002B2CF9AE}" pid="9" name="MSIP_Label_6899b701-8d49-44ba-a502-e43b6d2ea089_Tag">
    <vt:lpwstr>10, 0, 1, 1</vt:lpwstr>
  </property>
  <property fmtid="{D5CDD505-2E9C-101B-9397-08002B2CF9AE}" pid="10" name="GrammarlyDocumentId">
    <vt:lpwstr>6e4ba97d-513d-4ee3-b265-9303a1874a93</vt:lpwstr>
  </property>
</Properties>
</file>